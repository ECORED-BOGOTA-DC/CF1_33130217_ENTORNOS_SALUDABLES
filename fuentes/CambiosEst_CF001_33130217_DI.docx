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1"/>
      </w:sdtPr>
      <w:sdtContent>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40" w:lineRule="auto"/>
            <w:jc w:val="center"/>
            <w:rPr>
              <w:b w:val="1"/>
              <w:color w:val="000000"/>
              <w:sz w:val="20"/>
              <w:szCs w:val="20"/>
              <w:rPrChange w:author="SANDRA PATRICIA HOYOS SEPULVEDA" w:id="0" w:date="2022-04-19T02:57:12Z">
                <w:rPr>
                  <w:b w:val="1"/>
                  <w:color w:val="000000"/>
                  <w:sz w:val="20"/>
                  <w:szCs w:val="20"/>
                </w:rPr>
              </w:rPrChange>
            </w:rPr>
          </w:pPr>
          <w:sdt>
            <w:sdtPr>
              <w:tag w:val="goog_rdk_0"/>
            </w:sdtPr>
            <w:sdtContent>
              <w:r w:rsidDel="00000000" w:rsidR="00000000" w:rsidRPr="00000000">
                <w:rPr>
                  <w:b w:val="1"/>
                  <w:color w:val="000000"/>
                  <w:sz w:val="20"/>
                  <w:szCs w:val="20"/>
                  <w:rtl w:val="0"/>
                  <w:rPrChange w:author="SANDRA PATRICIA HOYOS SEPULVEDA" w:id="0" w:date="2022-04-19T02:57:12Z">
                    <w:rPr>
                      <w:b w:val="1"/>
                      <w:color w:val="000000"/>
                      <w:sz w:val="20"/>
                      <w:szCs w:val="20"/>
                    </w:rPr>
                  </w:rPrChange>
                </w:rPr>
                <w:t xml:space="preserve">FORMATO PARA EL DESARROLLO DE COMPONENTE FORMATIVO</w:t>
              </w:r>
            </w:sdtContent>
          </w:sdt>
        </w:p>
      </w:sdtContent>
    </w:sdt>
    <w:sdt>
      <w:sdtPr>
        <w:tag w:val="goog_rdk_3"/>
      </w:sdtPr>
      <w:sdtContent>
        <w:p w:rsidR="00000000" w:rsidDel="00000000" w:rsidP="00000000" w:rsidRDefault="00000000" w:rsidRPr="00000000" w14:paraId="00000002">
          <w:pPr>
            <w:tabs>
              <w:tab w:val="left" w:pos="3224"/>
            </w:tabs>
            <w:rPr>
              <w:rPrChange w:author="SANDRA PATRICIA HOYOS SEPULVEDA" w:id="1" w:date="2022-04-19T02:57:07Z">
                <w:rPr>
                  <w:sz w:val="20"/>
                  <w:szCs w:val="20"/>
                </w:rPr>
              </w:rPrChange>
            </w:rPr>
          </w:pPr>
          <w:sdt>
            <w:sdtPr>
              <w:tag w:val="goog_rdk_2"/>
            </w:sdtPr>
            <w:sdtContent>
              <w:r w:rsidDel="00000000" w:rsidR="00000000" w:rsidRPr="00000000">
                <w:rPr>
                  <w:rtl w:val="0"/>
                </w:rPr>
              </w:r>
            </w:sdtContent>
          </w:sdt>
        </w:p>
      </w:sdtContent>
    </w:sdt>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sdt>
            <w:sdtPr>
              <w:tag w:val="goog_rdk_5"/>
            </w:sdtPr>
            <w:sdtContent>
              <w:p w:rsidR="00000000" w:rsidDel="00000000" w:rsidP="00000000" w:rsidRDefault="00000000" w:rsidRPr="00000000" w14:paraId="00000003">
                <w:pPr>
                  <w:spacing w:line="276" w:lineRule="auto"/>
                  <w:rPr>
                    <w:sz w:val="22"/>
                    <w:szCs w:val="22"/>
                    <w:rPrChange w:author="SANDRA PATRICIA HOYOS SEPULVEDA" w:id="1" w:date="2022-04-19T02:57:07Z">
                      <w:rPr>
                        <w:sz w:val="20"/>
                        <w:szCs w:val="20"/>
                      </w:rPr>
                    </w:rPrChange>
                  </w:rPr>
                </w:pPr>
                <w:sdt>
                  <w:sdtPr>
                    <w:tag w:val="goog_rdk_4"/>
                  </w:sdtPr>
                  <w:sdtContent>
                    <w:r w:rsidDel="00000000" w:rsidR="00000000" w:rsidRPr="00000000">
                      <w:rPr>
                        <w:sz w:val="22"/>
                        <w:szCs w:val="22"/>
                        <w:rtl w:val="0"/>
                        <w:rPrChange w:author="SANDRA PATRICIA HOYOS SEPULVEDA" w:id="1" w:date="2022-04-19T02:57:07Z">
                          <w:rPr>
                            <w:sz w:val="20"/>
                            <w:szCs w:val="20"/>
                          </w:rPr>
                        </w:rPrChange>
                      </w:rPr>
                      <w:t xml:space="preserve">PROGRAMA DE FORMACIÓN</w:t>
                    </w:r>
                  </w:sdtContent>
                </w:sdt>
              </w:p>
            </w:sdtContent>
          </w:sdt>
        </w:tc>
        <w:tc>
          <w:tcPr>
            <w:vAlign w:val="center"/>
          </w:tcPr>
          <w:sdt>
            <w:sdtPr>
              <w:tag w:val="goog_rdk_8"/>
            </w:sdtPr>
            <w:sdtContent>
              <w:p w:rsidR="00000000" w:rsidDel="00000000" w:rsidP="00000000" w:rsidRDefault="00000000" w:rsidRPr="00000000" w14:paraId="00000004">
                <w:pPr>
                  <w:spacing w:line="276" w:lineRule="auto"/>
                  <w:rPr>
                    <w:b w:val="0"/>
                    <w:color w:val="e36c09"/>
                    <w:sz w:val="22"/>
                    <w:szCs w:val="22"/>
                    <w:rPrChange w:author="SANDRA PATRICIA HOYOS SEPULVEDA" w:id="1" w:date="2022-04-19T02:57:07Z">
                      <w:rPr>
                        <w:b w:val="0"/>
                        <w:color w:val="e36c09"/>
                        <w:sz w:val="20"/>
                        <w:szCs w:val="20"/>
                      </w:rPr>
                    </w:rPrChange>
                  </w:rPr>
                </w:pPr>
                <w:sdt>
                  <w:sdtPr>
                    <w:tag w:val="goog_rdk_6"/>
                  </w:sdtPr>
                  <w:sdtContent>
                    <w:r w:rsidDel="00000000" w:rsidR="00000000" w:rsidRPr="00000000">
                      <w:rPr>
                        <w:b w:val="0"/>
                        <w:color w:val="000000"/>
                        <w:sz w:val="22"/>
                        <w:szCs w:val="22"/>
                        <w:rtl w:val="0"/>
                        <w:rPrChange w:author="SANDRA PATRICIA HOYOS SEPULVEDA" w:id="1" w:date="2022-04-19T02:57:07Z">
                          <w:rPr>
                            <w:b w:val="0"/>
                            <w:color w:val="000000"/>
                            <w:sz w:val="20"/>
                            <w:szCs w:val="20"/>
                          </w:rPr>
                        </w:rPrChange>
                      </w:rPr>
                      <w:t xml:space="preserve">Entornos saludables para el desarrollo humano y la calidad de vida</w:t>
                    </w:r>
                  </w:sdtContent>
                </w:sdt>
                <w:sdt>
                  <w:sdtPr>
                    <w:tag w:val="goog_rdk_7"/>
                  </w:sdtPr>
                  <w:sdtContent>
                    <w:r w:rsidDel="00000000" w:rsidR="00000000" w:rsidRPr="00000000">
                      <w:rPr>
                        <w:rtl w:val="0"/>
                      </w:rPr>
                    </w:r>
                  </w:sdtContent>
                </w:sdt>
              </w:p>
            </w:sdtContent>
          </w:sdt>
        </w:tc>
      </w:tr>
    </w:tbl>
    <w:sdt>
      <w:sdtPr>
        <w:tag w:val="goog_rdk_10"/>
      </w:sdtPr>
      <w:sdtContent>
        <w:p w:rsidR="00000000" w:rsidDel="00000000" w:rsidP="00000000" w:rsidRDefault="00000000" w:rsidRPr="00000000" w14:paraId="00000005">
          <w:pPr>
            <w:rPr>
              <w:rPrChange w:author="SANDRA PATRICIA HOYOS SEPULVEDA" w:id="1" w:date="2022-04-19T02:57:07Z">
                <w:rPr>
                  <w:sz w:val="20"/>
                  <w:szCs w:val="20"/>
                </w:rPr>
              </w:rPrChange>
            </w:rPr>
          </w:pPr>
          <w:sdt>
            <w:sdtPr>
              <w:tag w:val="goog_rdk_9"/>
            </w:sdtPr>
            <w:sdtContent>
              <w:r w:rsidDel="00000000" w:rsidR="00000000" w:rsidRPr="00000000">
                <w:rPr>
                  <w:rtl w:val="0"/>
                </w:rPr>
              </w:r>
            </w:sdtContent>
          </w:sdt>
        </w:p>
      </w:sdtContent>
    </w:sdt>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sdt>
            <w:sdtPr>
              <w:tag w:val="goog_rdk_12"/>
            </w:sdtPr>
            <w:sdtContent>
              <w:p w:rsidR="00000000" w:rsidDel="00000000" w:rsidP="00000000" w:rsidRDefault="00000000" w:rsidRPr="00000000" w14:paraId="00000006">
                <w:pPr>
                  <w:rPr>
                    <w:sz w:val="22"/>
                    <w:szCs w:val="22"/>
                    <w:rPrChange w:author="SANDRA PATRICIA HOYOS SEPULVEDA" w:id="1" w:date="2022-04-19T02:57:07Z">
                      <w:rPr>
                        <w:sz w:val="20"/>
                        <w:szCs w:val="20"/>
                      </w:rPr>
                    </w:rPrChange>
                  </w:rPr>
                </w:pPr>
                <w:sdt>
                  <w:sdtPr>
                    <w:tag w:val="goog_rdk_11"/>
                  </w:sdtPr>
                  <w:sdtContent>
                    <w:r w:rsidDel="00000000" w:rsidR="00000000" w:rsidRPr="00000000">
                      <w:rPr>
                        <w:sz w:val="22"/>
                        <w:szCs w:val="22"/>
                        <w:rtl w:val="0"/>
                        <w:rPrChange w:author="SANDRA PATRICIA HOYOS SEPULVEDA" w:id="1" w:date="2022-04-19T02:57:07Z">
                          <w:rPr>
                            <w:sz w:val="20"/>
                            <w:szCs w:val="20"/>
                          </w:rPr>
                        </w:rPrChange>
                      </w:rPr>
                      <w:t xml:space="preserve">COMPETENCIA</w:t>
                    </w:r>
                  </w:sdtContent>
                </w:sdt>
              </w:p>
            </w:sdtContent>
          </w:sdt>
        </w:tc>
        <w:tc>
          <w:tcPr>
            <w:vAlign w:val="center"/>
          </w:tcPr>
          <w:sdt>
            <w:sdtPr>
              <w:tag w:val="goog_rdk_14"/>
            </w:sdtPr>
            <w:sdtContent>
              <w:p w:rsidR="00000000" w:rsidDel="00000000" w:rsidP="00000000" w:rsidRDefault="00000000" w:rsidRPr="00000000" w14:paraId="00000007">
                <w:pPr>
                  <w:rPr>
                    <w:b w:val="0"/>
                    <w:sz w:val="22"/>
                    <w:szCs w:val="22"/>
                    <w:rPrChange w:author="SANDRA PATRICIA HOYOS SEPULVEDA" w:id="1" w:date="2022-04-19T02:57:07Z">
                      <w:rPr>
                        <w:b w:val="0"/>
                        <w:sz w:val="20"/>
                        <w:szCs w:val="20"/>
                      </w:rPr>
                    </w:rPrChange>
                  </w:rPr>
                </w:pPr>
                <w:sdt>
                  <w:sdtPr>
                    <w:tag w:val="goog_rdk_13"/>
                  </w:sdtPr>
                  <w:sdtContent>
                    <w:r w:rsidDel="00000000" w:rsidR="00000000" w:rsidRPr="00000000">
                      <w:rPr>
                        <w:b w:val="0"/>
                        <w:sz w:val="22"/>
                        <w:szCs w:val="22"/>
                        <w:rtl w:val="0"/>
                        <w:rPrChange w:author="SANDRA PATRICIA HOYOS SEPULVEDA" w:id="1" w:date="2022-04-19T02:57:07Z">
                          <w:rPr>
                            <w:b w:val="0"/>
                            <w:sz w:val="20"/>
                            <w:szCs w:val="20"/>
                          </w:rPr>
                        </w:rPrChange>
                      </w:rPr>
                      <w:t xml:space="preserve">230101239 - Promocionar acciones de salud de acuerdo con la normativa de salud pública.</w:t>
                    </w:r>
                  </w:sdtContent>
                </w:sdt>
              </w:p>
            </w:sdtContent>
          </w:sdt>
          <w:sdt>
            <w:sdtPr>
              <w:tag w:val="goog_rdk_16"/>
            </w:sdtPr>
            <w:sdtContent>
              <w:p w:rsidR="00000000" w:rsidDel="00000000" w:rsidP="00000000" w:rsidRDefault="00000000" w:rsidRPr="00000000" w14:paraId="00000008">
                <w:pPr>
                  <w:rPr>
                    <w:b w:val="0"/>
                    <w:sz w:val="22"/>
                    <w:szCs w:val="22"/>
                    <w:rPrChange w:author="SANDRA PATRICIA HOYOS SEPULVEDA" w:id="1" w:date="2022-04-19T02:57:07Z">
                      <w:rPr>
                        <w:b w:val="0"/>
                        <w:sz w:val="20"/>
                        <w:szCs w:val="20"/>
                      </w:rPr>
                    </w:rPrChange>
                  </w:rPr>
                </w:pPr>
                <w:sdt>
                  <w:sdtPr>
                    <w:tag w:val="goog_rdk_15"/>
                  </w:sdtPr>
                  <w:sdtContent>
                    <w:r w:rsidDel="00000000" w:rsidR="00000000" w:rsidRPr="00000000">
                      <w:rPr>
                        <w:rtl w:val="0"/>
                      </w:rPr>
                    </w:r>
                  </w:sdtContent>
                </w:sdt>
              </w:p>
            </w:sdtContent>
          </w:sdt>
        </w:tc>
        <w:tc>
          <w:tcPr>
            <w:vAlign w:val="center"/>
          </w:tcPr>
          <w:sdt>
            <w:sdtPr>
              <w:tag w:val="goog_rdk_18"/>
            </w:sdtPr>
            <w:sdtContent>
              <w:p w:rsidR="00000000" w:rsidDel="00000000" w:rsidP="00000000" w:rsidRDefault="00000000" w:rsidRPr="00000000" w14:paraId="00000009">
                <w:pPr>
                  <w:rPr>
                    <w:sz w:val="22"/>
                    <w:szCs w:val="22"/>
                    <w:rPrChange w:author="SANDRA PATRICIA HOYOS SEPULVEDA" w:id="1" w:date="2022-04-19T02:57:07Z">
                      <w:rPr>
                        <w:sz w:val="20"/>
                        <w:szCs w:val="20"/>
                      </w:rPr>
                    </w:rPrChange>
                  </w:rPr>
                </w:pPr>
                <w:sdt>
                  <w:sdtPr>
                    <w:tag w:val="goog_rdk_17"/>
                  </w:sdtPr>
                  <w:sdtContent>
                    <w:r w:rsidDel="00000000" w:rsidR="00000000" w:rsidRPr="00000000">
                      <w:rPr>
                        <w:sz w:val="22"/>
                        <w:szCs w:val="22"/>
                        <w:rtl w:val="0"/>
                        <w:rPrChange w:author="SANDRA PATRICIA HOYOS SEPULVEDA" w:id="1" w:date="2022-04-19T02:57:07Z">
                          <w:rPr>
                            <w:sz w:val="20"/>
                            <w:szCs w:val="20"/>
                          </w:rPr>
                        </w:rPrChange>
                      </w:rPr>
                      <w:t xml:space="preserve">RESULTADOS DE APRENDIZAJE</w:t>
                    </w:r>
                  </w:sdtContent>
                </w:sdt>
              </w:p>
            </w:sdtContent>
          </w:sdt>
        </w:tc>
        <w:tc>
          <w:tcPr>
            <w:vAlign w:val="center"/>
          </w:tcPr>
          <w:sdt>
            <w:sdtPr>
              <w:tag w:val="goog_rdk_20"/>
            </w:sdtPr>
            <w:sdtContent>
              <w:p w:rsidR="00000000" w:rsidDel="00000000" w:rsidP="00000000" w:rsidRDefault="00000000" w:rsidRPr="00000000" w14:paraId="0000000A">
                <w:pPr>
                  <w:ind w:left="66" w:firstLine="0"/>
                  <w:rPr>
                    <w:b w:val="0"/>
                    <w:sz w:val="22"/>
                    <w:szCs w:val="22"/>
                    <w:rPrChange w:author="SANDRA PATRICIA HOYOS SEPULVEDA" w:id="1" w:date="2022-04-19T02:57:07Z">
                      <w:rPr>
                        <w:b w:val="0"/>
                        <w:sz w:val="20"/>
                        <w:szCs w:val="20"/>
                      </w:rPr>
                    </w:rPrChange>
                  </w:rPr>
                </w:pPr>
                <w:sdt>
                  <w:sdtPr>
                    <w:tag w:val="goog_rdk_19"/>
                  </w:sdtPr>
                  <w:sdtContent>
                    <w:r w:rsidDel="00000000" w:rsidR="00000000" w:rsidRPr="00000000">
                      <w:rPr>
                        <w:b w:val="0"/>
                        <w:sz w:val="22"/>
                        <w:szCs w:val="22"/>
                        <w:rtl w:val="0"/>
                        <w:rPrChange w:author="SANDRA PATRICIA HOYOS SEPULVEDA" w:id="1" w:date="2022-04-19T02:57:07Z">
                          <w:rPr>
                            <w:b w:val="0"/>
                            <w:sz w:val="20"/>
                            <w:szCs w:val="20"/>
                          </w:rPr>
                        </w:rPrChange>
                      </w:rPr>
                      <w:t xml:space="preserve">230101239-01 - Reconocer el marco normativo y lineamientos de entornos saludables teniendo en cuenta las políticas establecidas.</w:t>
                    </w:r>
                  </w:sdtContent>
                </w:sdt>
              </w:p>
            </w:sdtContent>
          </w:sdt>
        </w:tc>
      </w:tr>
    </w:tbl>
    <w:sdt>
      <w:sdtPr>
        <w:tag w:val="goog_rdk_22"/>
      </w:sdtPr>
      <w:sdtContent>
        <w:p w:rsidR="00000000" w:rsidDel="00000000" w:rsidP="00000000" w:rsidRDefault="00000000" w:rsidRPr="00000000" w14:paraId="0000000B">
          <w:pPr>
            <w:rPr>
              <w:rPrChange w:author="SANDRA PATRICIA HOYOS SEPULVEDA" w:id="1" w:date="2022-04-19T02:57:07Z">
                <w:rPr>
                  <w:sz w:val="20"/>
                  <w:szCs w:val="20"/>
                </w:rPr>
              </w:rPrChange>
            </w:rPr>
          </w:pPr>
          <w:sdt>
            <w:sdtPr>
              <w:tag w:val="goog_rdk_21"/>
            </w:sdtPr>
            <w:sdtContent>
              <w:r w:rsidDel="00000000" w:rsidR="00000000" w:rsidRPr="00000000">
                <w:rPr>
                  <w:rtl w:val="0"/>
                </w:rPr>
              </w:r>
            </w:sdtContent>
          </w:sdt>
        </w:p>
      </w:sdtContent>
    </w:sdt>
    <w:sdt>
      <w:sdtPr>
        <w:tag w:val="goog_rdk_24"/>
      </w:sdtPr>
      <w:sdtContent>
        <w:p w:rsidR="00000000" w:rsidDel="00000000" w:rsidP="00000000" w:rsidRDefault="00000000" w:rsidRPr="00000000" w14:paraId="0000000C">
          <w:pPr>
            <w:rPr>
              <w:rPrChange w:author="SANDRA PATRICIA HOYOS SEPULVEDA" w:id="1" w:date="2022-04-19T02:57:07Z">
                <w:rPr>
                  <w:sz w:val="20"/>
                  <w:szCs w:val="20"/>
                </w:rPr>
              </w:rPrChange>
            </w:rPr>
          </w:pPr>
          <w:sdt>
            <w:sdtPr>
              <w:tag w:val="goog_rdk_23"/>
            </w:sdtPr>
            <w:sdtContent>
              <w:r w:rsidDel="00000000" w:rsidR="00000000" w:rsidRPr="00000000">
                <w:rPr>
                  <w:rtl w:val="0"/>
                </w:rPr>
              </w:r>
            </w:sdtContent>
          </w:sdt>
        </w:p>
      </w:sdtContent>
    </w:sdt>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sdt>
            <w:sdtPr>
              <w:tag w:val="goog_rdk_26"/>
            </w:sdtPr>
            <w:sdtContent>
              <w:p w:rsidR="00000000" w:rsidDel="00000000" w:rsidP="00000000" w:rsidRDefault="00000000" w:rsidRPr="00000000" w14:paraId="0000000D">
                <w:pPr>
                  <w:spacing w:line="276" w:lineRule="auto"/>
                  <w:rPr>
                    <w:color w:val="000000"/>
                    <w:sz w:val="22"/>
                    <w:szCs w:val="22"/>
                    <w:rPrChange w:author="SANDRA PATRICIA HOYOS SEPULVEDA" w:id="1" w:date="2022-04-19T02:57:07Z">
                      <w:rPr>
                        <w:color w:val="000000"/>
                        <w:sz w:val="20"/>
                        <w:szCs w:val="20"/>
                      </w:rPr>
                    </w:rPrChange>
                  </w:rPr>
                </w:pPr>
                <w:sdt>
                  <w:sdtPr>
                    <w:tag w:val="goog_rdk_25"/>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NÚMERO DEL COMPONENTE FORMATIVO</w:t>
                    </w:r>
                  </w:sdtContent>
                </w:sdt>
              </w:p>
            </w:sdtContent>
          </w:sdt>
        </w:tc>
        <w:tc>
          <w:tcPr>
            <w:vAlign w:val="center"/>
          </w:tcPr>
          <w:sdt>
            <w:sdtPr>
              <w:tag w:val="goog_rdk_28"/>
            </w:sdtPr>
            <w:sdtContent>
              <w:p w:rsidR="00000000" w:rsidDel="00000000" w:rsidP="00000000" w:rsidRDefault="00000000" w:rsidRPr="00000000" w14:paraId="0000000E">
                <w:pPr>
                  <w:spacing w:line="276" w:lineRule="auto"/>
                  <w:rPr>
                    <w:b w:val="0"/>
                    <w:color w:val="000000"/>
                    <w:sz w:val="22"/>
                    <w:szCs w:val="22"/>
                    <w:rPrChange w:author="SANDRA PATRICIA HOYOS SEPULVEDA" w:id="1" w:date="2022-04-19T02:57:07Z">
                      <w:rPr>
                        <w:b w:val="0"/>
                        <w:color w:val="000000"/>
                        <w:sz w:val="20"/>
                        <w:szCs w:val="20"/>
                      </w:rPr>
                    </w:rPrChange>
                  </w:rPr>
                </w:pPr>
                <w:sdt>
                  <w:sdtPr>
                    <w:tag w:val="goog_rdk_27"/>
                  </w:sdtPr>
                  <w:sdtContent>
                    <w:r w:rsidDel="00000000" w:rsidR="00000000" w:rsidRPr="00000000">
                      <w:rPr>
                        <w:b w:val="0"/>
                        <w:color w:val="000000"/>
                        <w:sz w:val="22"/>
                        <w:szCs w:val="22"/>
                        <w:rtl w:val="0"/>
                        <w:rPrChange w:author="SANDRA PATRICIA HOYOS SEPULVEDA" w:id="1" w:date="2022-04-19T02:57:07Z">
                          <w:rPr>
                            <w:b w:val="0"/>
                            <w:color w:val="000000"/>
                            <w:sz w:val="20"/>
                            <w:szCs w:val="20"/>
                          </w:rPr>
                        </w:rPrChange>
                      </w:rPr>
                      <w:t xml:space="preserve">CF001</w:t>
                    </w:r>
                  </w:sdtContent>
                </w:sdt>
              </w:p>
            </w:sdtContent>
          </w:sdt>
        </w:tc>
      </w:tr>
      <w:tr>
        <w:trPr>
          <w:cantSplit w:val="0"/>
          <w:trHeight w:val="340" w:hRule="atLeast"/>
          <w:tblHeader w:val="0"/>
        </w:trPr>
        <w:tc>
          <w:tcPr>
            <w:vAlign w:val="center"/>
          </w:tcPr>
          <w:sdt>
            <w:sdtPr>
              <w:tag w:val="goog_rdk_30"/>
            </w:sdtPr>
            <w:sdtContent>
              <w:p w:rsidR="00000000" w:rsidDel="00000000" w:rsidP="00000000" w:rsidRDefault="00000000" w:rsidRPr="00000000" w14:paraId="0000000F">
                <w:pPr>
                  <w:spacing w:line="276" w:lineRule="auto"/>
                  <w:rPr>
                    <w:color w:val="000000"/>
                    <w:sz w:val="22"/>
                    <w:szCs w:val="22"/>
                    <w:rPrChange w:author="SANDRA PATRICIA HOYOS SEPULVEDA" w:id="1" w:date="2022-04-19T02:57:07Z">
                      <w:rPr>
                        <w:color w:val="000000"/>
                        <w:sz w:val="20"/>
                        <w:szCs w:val="20"/>
                      </w:rPr>
                    </w:rPrChange>
                  </w:rPr>
                </w:pPr>
                <w:sdt>
                  <w:sdtPr>
                    <w:tag w:val="goog_rdk_29"/>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NOMBRE DEL COMPONENTE FORMATIVO</w:t>
                    </w:r>
                  </w:sdtContent>
                </w:sdt>
              </w:p>
            </w:sdtContent>
          </w:sdt>
        </w:tc>
        <w:tc>
          <w:tcPr>
            <w:vAlign w:val="center"/>
          </w:tcPr>
          <w:sdt>
            <w:sdtPr>
              <w:tag w:val="goog_rdk_32"/>
            </w:sdtPr>
            <w:sdtContent>
              <w:p w:rsidR="00000000" w:rsidDel="00000000" w:rsidP="00000000" w:rsidRDefault="00000000" w:rsidRPr="00000000" w14:paraId="00000010">
                <w:pPr>
                  <w:spacing w:line="276" w:lineRule="auto"/>
                  <w:rPr>
                    <w:b w:val="0"/>
                    <w:color w:val="000000"/>
                    <w:sz w:val="22"/>
                    <w:szCs w:val="22"/>
                    <w:rPrChange w:author="SANDRA PATRICIA HOYOS SEPULVEDA" w:id="1" w:date="2022-04-19T02:57:07Z">
                      <w:rPr>
                        <w:b w:val="0"/>
                        <w:color w:val="000000"/>
                        <w:sz w:val="20"/>
                        <w:szCs w:val="20"/>
                      </w:rPr>
                    </w:rPrChange>
                  </w:rPr>
                </w:pPr>
                <w:sdt>
                  <w:sdtPr>
                    <w:tag w:val="goog_rdk_31"/>
                  </w:sdtPr>
                  <w:sdtContent>
                    <w:r w:rsidDel="00000000" w:rsidR="00000000" w:rsidRPr="00000000">
                      <w:rPr>
                        <w:b w:val="0"/>
                        <w:color w:val="000000"/>
                        <w:sz w:val="22"/>
                        <w:szCs w:val="22"/>
                        <w:rtl w:val="0"/>
                        <w:rPrChange w:author="SANDRA PATRICIA HOYOS SEPULVEDA" w:id="1" w:date="2022-04-19T02:57:07Z">
                          <w:rPr>
                            <w:b w:val="0"/>
                            <w:color w:val="000000"/>
                            <w:sz w:val="20"/>
                            <w:szCs w:val="20"/>
                          </w:rPr>
                        </w:rPrChange>
                      </w:rPr>
                      <w:t xml:space="preserve">Marco normativo y lineamientos de entornos saludables.</w:t>
                    </w:r>
                  </w:sdtContent>
                </w:sdt>
              </w:p>
            </w:sdtContent>
          </w:sdt>
        </w:tc>
      </w:tr>
      <w:tr>
        <w:trPr>
          <w:cantSplit w:val="0"/>
          <w:trHeight w:val="340" w:hRule="atLeast"/>
          <w:tblHeader w:val="0"/>
        </w:trPr>
        <w:tc>
          <w:tcPr>
            <w:vAlign w:val="center"/>
          </w:tcPr>
          <w:sdt>
            <w:sdtPr>
              <w:tag w:val="goog_rdk_34"/>
            </w:sdtPr>
            <w:sdtContent>
              <w:p w:rsidR="00000000" w:rsidDel="00000000" w:rsidP="00000000" w:rsidRDefault="00000000" w:rsidRPr="00000000" w14:paraId="00000011">
                <w:pPr>
                  <w:spacing w:line="276" w:lineRule="auto"/>
                  <w:rPr>
                    <w:color w:val="000000"/>
                    <w:sz w:val="22"/>
                    <w:szCs w:val="22"/>
                    <w:rPrChange w:author="SANDRA PATRICIA HOYOS SEPULVEDA" w:id="1" w:date="2022-04-19T02:57:07Z">
                      <w:rPr>
                        <w:color w:val="000000"/>
                        <w:sz w:val="20"/>
                        <w:szCs w:val="20"/>
                      </w:rPr>
                    </w:rPrChange>
                  </w:rPr>
                </w:pPr>
                <w:sdt>
                  <w:sdtPr>
                    <w:tag w:val="goog_rdk_33"/>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BREVE DESCRIPCIÓN</w:t>
                    </w:r>
                  </w:sdtContent>
                </w:sdt>
              </w:p>
            </w:sdtContent>
          </w:sdt>
        </w:tc>
        <w:tc>
          <w:tcPr>
            <w:vAlign w:val="center"/>
          </w:tcPr>
          <w:sdt>
            <w:sdtPr>
              <w:tag w:val="goog_rdk_36"/>
            </w:sdtPr>
            <w:sdtContent>
              <w:p w:rsidR="00000000" w:rsidDel="00000000" w:rsidP="00000000" w:rsidRDefault="00000000" w:rsidRPr="00000000" w14:paraId="00000012">
                <w:pPr>
                  <w:spacing w:before="240" w:line="276" w:lineRule="auto"/>
                  <w:rPr>
                    <w:b w:val="0"/>
                    <w:color w:val="000000"/>
                    <w:sz w:val="22"/>
                    <w:szCs w:val="22"/>
                    <w:rPrChange w:author="SANDRA PATRICIA HOYOS SEPULVEDA" w:id="1" w:date="2022-04-19T02:57:07Z">
                      <w:rPr>
                        <w:b w:val="0"/>
                        <w:color w:val="000000"/>
                        <w:sz w:val="20"/>
                        <w:szCs w:val="20"/>
                      </w:rPr>
                    </w:rPrChange>
                  </w:rPr>
                </w:pPr>
                <w:sdt>
                  <w:sdtPr>
                    <w:tag w:val="goog_rdk_35"/>
                  </w:sdtPr>
                  <w:sdtContent>
                    <w:r w:rsidDel="00000000" w:rsidR="00000000" w:rsidRPr="00000000">
                      <w:rPr>
                        <w:b w:val="0"/>
                        <w:color w:val="000000"/>
                        <w:sz w:val="22"/>
                        <w:szCs w:val="22"/>
                        <w:rtl w:val="0"/>
                        <w:rPrChange w:author="SANDRA PATRICIA HOYOS SEPULVEDA" w:id="1" w:date="2022-04-19T02:57:07Z">
                          <w:rPr>
                            <w:b w:val="0"/>
                            <w:color w:val="000000"/>
                            <w:sz w:val="20"/>
                            <w:szCs w:val="20"/>
                          </w:rPr>
                        </w:rPrChange>
                      </w:rPr>
                      <w:t xml:space="preserve">Uno de los Objetivos de Desarrollo Sostenible, es apuntar al mejoramiento de los entornos, integrando el sector de la salud, el cual fomenta entornos saludables de tal manera que, en los territorios se implementen acciones que influyan sobre determinantes sociales de la salud, con proyectos cooperativos y participativos, de ahí la importancia de capacitar a profesionales del sector salud.</w:t>
                    </w:r>
                  </w:sdtContent>
                </w:sdt>
              </w:p>
            </w:sdtContent>
          </w:sdt>
        </w:tc>
      </w:tr>
      <w:tr>
        <w:trPr>
          <w:cantSplit w:val="0"/>
          <w:trHeight w:val="340" w:hRule="atLeast"/>
          <w:tblHeader w:val="0"/>
        </w:trPr>
        <w:tc>
          <w:tcPr>
            <w:vAlign w:val="center"/>
          </w:tcPr>
          <w:sdt>
            <w:sdtPr>
              <w:tag w:val="goog_rdk_38"/>
            </w:sdtPr>
            <w:sdtContent>
              <w:p w:rsidR="00000000" w:rsidDel="00000000" w:rsidP="00000000" w:rsidRDefault="00000000" w:rsidRPr="00000000" w14:paraId="00000013">
                <w:pPr>
                  <w:spacing w:line="276" w:lineRule="auto"/>
                  <w:rPr>
                    <w:color w:val="000000"/>
                    <w:sz w:val="22"/>
                    <w:szCs w:val="22"/>
                    <w:rPrChange w:author="SANDRA PATRICIA HOYOS SEPULVEDA" w:id="1" w:date="2022-04-19T02:57:07Z">
                      <w:rPr>
                        <w:color w:val="000000"/>
                        <w:sz w:val="20"/>
                        <w:szCs w:val="20"/>
                      </w:rPr>
                    </w:rPrChange>
                  </w:rPr>
                </w:pPr>
                <w:sdt>
                  <w:sdtPr>
                    <w:tag w:val="goog_rdk_37"/>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PALABRAS CLAVE</w:t>
                    </w:r>
                  </w:sdtContent>
                </w:sdt>
              </w:p>
            </w:sdtContent>
          </w:sdt>
        </w:tc>
        <w:tc>
          <w:tcPr>
            <w:vAlign w:val="center"/>
          </w:tcPr>
          <w:sdt>
            <w:sdtPr>
              <w:tag w:val="goog_rdk_40"/>
            </w:sdtPr>
            <w:sdtContent>
              <w:p w:rsidR="00000000" w:rsidDel="00000000" w:rsidP="00000000" w:rsidRDefault="00000000" w:rsidRPr="00000000" w14:paraId="00000014">
                <w:pPr>
                  <w:spacing w:line="276" w:lineRule="auto"/>
                  <w:rPr>
                    <w:b w:val="0"/>
                    <w:color w:val="000000"/>
                    <w:sz w:val="22"/>
                    <w:szCs w:val="22"/>
                    <w:rPrChange w:author="SANDRA PATRICIA HOYOS SEPULVEDA" w:id="1" w:date="2022-04-19T02:57:07Z">
                      <w:rPr>
                        <w:b w:val="0"/>
                        <w:color w:val="000000"/>
                        <w:sz w:val="20"/>
                        <w:szCs w:val="20"/>
                      </w:rPr>
                    </w:rPrChange>
                  </w:rPr>
                </w:pPr>
                <w:sdt>
                  <w:sdtPr>
                    <w:tag w:val="goog_rdk_39"/>
                  </w:sdtPr>
                  <w:sdtContent>
                    <w:r w:rsidDel="00000000" w:rsidR="00000000" w:rsidRPr="00000000">
                      <w:rPr>
                        <w:b w:val="0"/>
                        <w:color w:val="000000"/>
                        <w:sz w:val="22"/>
                        <w:szCs w:val="22"/>
                        <w:rtl w:val="0"/>
                        <w:rPrChange w:author="SANDRA PATRICIA HOYOS SEPULVEDA" w:id="1" w:date="2022-04-19T02:57:07Z">
                          <w:rPr>
                            <w:b w:val="0"/>
                            <w:color w:val="000000"/>
                            <w:sz w:val="20"/>
                            <w:szCs w:val="20"/>
                          </w:rPr>
                        </w:rPrChange>
                      </w:rPr>
                      <w:t xml:space="preserve">Ambiente, desarrollo sostenible, entorno, salud pública.</w:t>
                    </w:r>
                  </w:sdtContent>
                </w:sdt>
              </w:p>
            </w:sdtContent>
          </w:sdt>
        </w:tc>
      </w:tr>
    </w:tbl>
    <w:sdt>
      <w:sdtPr>
        <w:tag w:val="goog_rdk_42"/>
      </w:sdtPr>
      <w:sdtContent>
        <w:p w:rsidR="00000000" w:rsidDel="00000000" w:rsidP="00000000" w:rsidRDefault="00000000" w:rsidRPr="00000000" w14:paraId="00000015">
          <w:pPr>
            <w:rPr>
              <w:color w:val="000000"/>
              <w:rPrChange w:author="SANDRA PATRICIA HOYOS SEPULVEDA" w:id="1" w:date="2022-04-19T02:57:07Z">
                <w:rPr>
                  <w:color w:val="000000"/>
                  <w:sz w:val="20"/>
                  <w:szCs w:val="20"/>
                </w:rPr>
              </w:rPrChange>
            </w:rPr>
          </w:pPr>
          <w:sdt>
            <w:sdtPr>
              <w:tag w:val="goog_rdk_41"/>
            </w:sdtPr>
            <w:sdtContent>
              <w:r w:rsidDel="00000000" w:rsidR="00000000" w:rsidRPr="00000000">
                <w:rPr>
                  <w:rtl w:val="0"/>
                </w:rPr>
              </w:r>
            </w:sdtContent>
          </w:sdt>
        </w:p>
      </w:sdtContent>
    </w:sdt>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sdt>
            <w:sdtPr>
              <w:tag w:val="goog_rdk_44"/>
            </w:sdtPr>
            <w:sdtContent>
              <w:p w:rsidR="00000000" w:rsidDel="00000000" w:rsidP="00000000" w:rsidRDefault="00000000" w:rsidRPr="00000000" w14:paraId="00000016">
                <w:pPr>
                  <w:spacing w:line="276" w:lineRule="auto"/>
                  <w:rPr>
                    <w:color w:val="000000"/>
                    <w:sz w:val="22"/>
                    <w:szCs w:val="22"/>
                    <w:rPrChange w:author="SANDRA PATRICIA HOYOS SEPULVEDA" w:id="1" w:date="2022-04-19T02:57:07Z">
                      <w:rPr>
                        <w:color w:val="000000"/>
                        <w:sz w:val="20"/>
                        <w:szCs w:val="20"/>
                      </w:rPr>
                    </w:rPrChange>
                  </w:rPr>
                </w:pPr>
                <w:sdt>
                  <w:sdtPr>
                    <w:tag w:val="goog_rdk_43"/>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ÁREA OCUPACIONAL</w:t>
                    </w:r>
                  </w:sdtContent>
                </w:sdt>
              </w:p>
            </w:sdtContent>
          </w:sdt>
        </w:tc>
        <w:tc>
          <w:tcPr>
            <w:vAlign w:val="center"/>
          </w:tcPr>
          <w:sdt>
            <w:sdtPr>
              <w:tag w:val="goog_rdk_46"/>
            </w:sdtPr>
            <w:sdtContent>
              <w:p w:rsidR="00000000" w:rsidDel="00000000" w:rsidP="00000000" w:rsidRDefault="00000000" w:rsidRPr="00000000" w14:paraId="00000017">
                <w:pPr>
                  <w:spacing w:line="276" w:lineRule="auto"/>
                  <w:rPr>
                    <w:b w:val="0"/>
                    <w:color w:val="000000"/>
                    <w:sz w:val="22"/>
                    <w:szCs w:val="22"/>
                    <w:rPrChange w:author="SANDRA PATRICIA HOYOS SEPULVEDA" w:id="1" w:date="2022-04-19T02:57:07Z">
                      <w:rPr>
                        <w:b w:val="0"/>
                        <w:color w:val="000000"/>
                        <w:sz w:val="20"/>
                        <w:szCs w:val="20"/>
                      </w:rPr>
                    </w:rPrChange>
                  </w:rPr>
                </w:pPr>
                <w:sdt>
                  <w:sdtPr>
                    <w:tag w:val="goog_rdk_45"/>
                  </w:sdtPr>
                  <w:sdtContent>
                    <w:r w:rsidDel="00000000" w:rsidR="00000000" w:rsidRPr="00000000">
                      <w:rPr>
                        <w:b w:val="0"/>
                        <w:color w:val="000000"/>
                        <w:sz w:val="22"/>
                        <w:szCs w:val="22"/>
                        <w:rtl w:val="0"/>
                        <w:rPrChange w:author="SANDRA PATRICIA HOYOS SEPULVEDA" w:id="1" w:date="2022-04-19T02:57:07Z">
                          <w:rPr>
                            <w:b w:val="0"/>
                            <w:color w:val="000000"/>
                            <w:sz w:val="20"/>
                            <w:szCs w:val="20"/>
                          </w:rPr>
                        </w:rPrChange>
                      </w:rPr>
                      <w:t xml:space="preserve">3 - SALUD</w:t>
                    </w:r>
                  </w:sdtContent>
                </w:sdt>
              </w:p>
            </w:sdtContent>
          </w:sdt>
        </w:tc>
      </w:tr>
      <w:tr>
        <w:trPr>
          <w:cantSplit w:val="0"/>
          <w:trHeight w:val="465" w:hRule="atLeast"/>
          <w:tblHeader w:val="0"/>
        </w:trPr>
        <w:tc>
          <w:tcPr>
            <w:vAlign w:val="center"/>
          </w:tcPr>
          <w:sdt>
            <w:sdtPr>
              <w:tag w:val="goog_rdk_48"/>
            </w:sdtPr>
            <w:sdtContent>
              <w:p w:rsidR="00000000" w:rsidDel="00000000" w:rsidP="00000000" w:rsidRDefault="00000000" w:rsidRPr="00000000" w14:paraId="00000018">
                <w:pPr>
                  <w:spacing w:line="276" w:lineRule="auto"/>
                  <w:rPr>
                    <w:color w:val="000000"/>
                    <w:sz w:val="22"/>
                    <w:szCs w:val="22"/>
                    <w:rPrChange w:author="SANDRA PATRICIA HOYOS SEPULVEDA" w:id="1" w:date="2022-04-19T02:57:07Z">
                      <w:rPr>
                        <w:color w:val="000000"/>
                        <w:sz w:val="20"/>
                        <w:szCs w:val="20"/>
                      </w:rPr>
                    </w:rPrChange>
                  </w:rPr>
                </w:pPr>
                <w:sdt>
                  <w:sdtPr>
                    <w:tag w:val="goog_rdk_47"/>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IDIOMA</w:t>
                    </w:r>
                  </w:sdtContent>
                </w:sdt>
              </w:p>
            </w:sdtContent>
          </w:sdt>
        </w:tc>
        <w:tc>
          <w:tcPr>
            <w:vAlign w:val="center"/>
          </w:tcPr>
          <w:sdt>
            <w:sdtPr>
              <w:tag w:val="goog_rdk_50"/>
            </w:sdtPr>
            <w:sdtContent>
              <w:p w:rsidR="00000000" w:rsidDel="00000000" w:rsidP="00000000" w:rsidRDefault="00000000" w:rsidRPr="00000000" w14:paraId="00000019">
                <w:pPr>
                  <w:spacing w:line="276" w:lineRule="auto"/>
                  <w:rPr>
                    <w:b w:val="0"/>
                    <w:color w:val="000000"/>
                    <w:sz w:val="22"/>
                    <w:szCs w:val="22"/>
                    <w:rPrChange w:author="SANDRA PATRICIA HOYOS SEPULVEDA" w:id="1" w:date="2022-04-19T02:57:07Z">
                      <w:rPr>
                        <w:b w:val="0"/>
                        <w:color w:val="000000"/>
                        <w:sz w:val="20"/>
                        <w:szCs w:val="20"/>
                      </w:rPr>
                    </w:rPrChange>
                  </w:rPr>
                </w:pPr>
                <w:sdt>
                  <w:sdtPr>
                    <w:tag w:val="goog_rdk_49"/>
                  </w:sdtPr>
                  <w:sdtContent>
                    <w:r w:rsidDel="00000000" w:rsidR="00000000" w:rsidRPr="00000000">
                      <w:rPr>
                        <w:b w:val="0"/>
                        <w:color w:val="000000"/>
                        <w:sz w:val="22"/>
                        <w:szCs w:val="22"/>
                        <w:rtl w:val="0"/>
                        <w:rPrChange w:author="SANDRA PATRICIA HOYOS SEPULVEDA" w:id="1" w:date="2022-04-19T02:57:07Z">
                          <w:rPr>
                            <w:b w:val="0"/>
                            <w:color w:val="000000"/>
                            <w:sz w:val="20"/>
                            <w:szCs w:val="20"/>
                          </w:rPr>
                        </w:rPrChange>
                      </w:rPr>
                      <w:t xml:space="preserve">Español</w:t>
                    </w:r>
                  </w:sdtContent>
                </w:sdt>
              </w:p>
            </w:sdtContent>
          </w:sdt>
        </w:tc>
      </w:tr>
    </w:tbl>
    <w:sdt>
      <w:sdtPr>
        <w:tag w:val="goog_rdk_52"/>
      </w:sdtPr>
      <w:sdtContent>
        <w:p w:rsidR="00000000" w:rsidDel="00000000" w:rsidP="00000000" w:rsidRDefault="00000000" w:rsidRPr="00000000" w14:paraId="0000001A">
          <w:pPr>
            <w:rPr>
              <w:rPrChange w:author="SANDRA PATRICIA HOYOS SEPULVEDA" w:id="1" w:date="2022-04-19T02:57:07Z">
                <w:rPr>
                  <w:sz w:val="20"/>
                  <w:szCs w:val="20"/>
                </w:rPr>
              </w:rPrChange>
            </w:rPr>
          </w:pPr>
          <w:sdt>
            <w:sdtPr>
              <w:tag w:val="goog_rdk_51"/>
            </w:sdtPr>
            <w:sdtContent>
              <w:r w:rsidDel="00000000" w:rsidR="00000000" w:rsidRPr="00000000">
                <w:rPr>
                  <w:rtl w:val="0"/>
                </w:rPr>
              </w:r>
            </w:sdtContent>
          </w:sdt>
        </w:p>
      </w:sdtContent>
    </w:sdt>
    <w:sdt>
      <w:sdtPr>
        <w:tag w:val="goog_rdk_54"/>
      </w:sdtPr>
      <w:sdtContent>
        <w:p w:rsidR="00000000" w:rsidDel="00000000" w:rsidP="00000000" w:rsidRDefault="00000000" w:rsidRPr="00000000" w14:paraId="0000001B">
          <w:pPr>
            <w:numPr>
              <w:ilvl w:val="0"/>
              <w:numId w:val="4"/>
            </w:numPr>
            <w:pBdr>
              <w:top w:space="0" w:sz="0" w:val="nil"/>
              <w:left w:space="0" w:sz="0" w:val="nil"/>
              <w:bottom w:space="0" w:sz="0" w:val="nil"/>
              <w:right w:space="0" w:sz="0" w:val="nil"/>
              <w:between w:space="0" w:sz="0" w:val="nil"/>
            </w:pBdr>
            <w:ind w:left="284" w:hanging="284"/>
            <w:rPr>
              <w:b w:val="1"/>
              <w:sz w:val="20"/>
              <w:szCs w:val="20"/>
              <w:rPrChange w:author="SANDRA PATRICIA HOYOS SEPULVEDA" w:id="2" w:date="2022-04-19T02:57:19Z">
                <w:rPr>
                  <w:b w:val="1"/>
                  <w:color w:val="000000"/>
                  <w:sz w:val="20"/>
                  <w:szCs w:val="20"/>
                </w:rPr>
              </w:rPrChange>
            </w:rPr>
            <w:pPrChange w:author="SANDRA PATRICIA HOYOS SEPULVEDA" w:id="0" w:date="2022-04-19T02:57:19Z">
              <w:pPr>
                <w:numPr>
                  <w:ilvl w:val="0"/>
                  <w:numId w:val="4"/>
                </w:numPr>
                <w:pBdr>
                  <w:top w:space="0" w:sz="0" w:val="nil"/>
                  <w:left w:space="0" w:sz="0" w:val="nil"/>
                  <w:bottom w:space="0" w:sz="0" w:val="nil"/>
                  <w:right w:space="0" w:sz="0" w:val="nil"/>
                  <w:between w:space="0" w:sz="0" w:val="nil"/>
                </w:pBdr>
                <w:ind w:left="284" w:hanging="284"/>
              </w:pPr>
            </w:pPrChange>
          </w:pPr>
          <w:sdt>
            <w:sdtPr>
              <w:tag w:val="goog_rdk_53"/>
            </w:sdtPr>
            <w:sdtContent>
              <w:r w:rsidDel="00000000" w:rsidR="00000000" w:rsidRPr="00000000">
                <w:rPr>
                  <w:b w:val="1"/>
                  <w:color w:val="000000"/>
                  <w:rtl w:val="0"/>
                  <w:rPrChange w:author="SANDRA PATRICIA HOYOS SEPULVEDA" w:id="1" w:date="2022-04-19T02:57:07Z">
                    <w:rPr>
                      <w:b w:val="1"/>
                      <w:color w:val="000000"/>
                      <w:sz w:val="20"/>
                      <w:szCs w:val="20"/>
                    </w:rPr>
                  </w:rPrChange>
                </w:rPr>
                <w:t xml:space="preserve">TABLA DE CONTENIDOS: </w:t>
              </w:r>
            </w:sdtContent>
          </w:sdt>
        </w:p>
      </w:sdtContent>
    </w:sdt>
    <w:sdt>
      <w:sdtPr>
        <w:tag w:val="goog_rdk_56"/>
      </w:sdtPr>
      <w:sdtContent>
        <w:p w:rsidR="00000000" w:rsidDel="00000000" w:rsidP="00000000" w:rsidRDefault="00000000" w:rsidRPr="00000000" w14:paraId="0000001C">
          <w:pPr>
            <w:rPr>
              <w:b w:val="1"/>
              <w:rPrChange w:author="SANDRA PATRICIA HOYOS SEPULVEDA" w:id="1" w:date="2022-04-19T02:57:07Z">
                <w:rPr>
                  <w:b w:val="1"/>
                  <w:sz w:val="20"/>
                  <w:szCs w:val="20"/>
                </w:rPr>
              </w:rPrChange>
            </w:rPr>
          </w:pPr>
          <w:sdt>
            <w:sdtPr>
              <w:tag w:val="goog_rdk_55"/>
            </w:sdtPr>
            <w:sdtContent>
              <w:r w:rsidDel="00000000" w:rsidR="00000000" w:rsidRPr="00000000">
                <w:rPr>
                  <w:rtl w:val="0"/>
                </w:rPr>
              </w:r>
            </w:sdtContent>
          </w:sdt>
        </w:p>
      </w:sdtContent>
    </w:sdt>
    <w:sdt>
      <w:sdtPr>
        <w:tag w:val="goog_rdk_58"/>
      </w:sdtPr>
      <w:sdtContent>
        <w:p w:rsidR="00000000" w:rsidDel="00000000" w:rsidP="00000000" w:rsidRDefault="00000000" w:rsidRPr="00000000" w14:paraId="0000001D">
          <w:pPr>
            <w:rPr>
              <w:b w:val="1"/>
              <w:rPrChange w:author="SANDRA PATRICIA HOYOS SEPULVEDA" w:id="1" w:date="2022-04-19T02:57:07Z">
                <w:rPr>
                  <w:b w:val="1"/>
                  <w:sz w:val="20"/>
                  <w:szCs w:val="20"/>
                </w:rPr>
              </w:rPrChange>
            </w:rPr>
          </w:pPr>
          <w:sdt>
            <w:sdtPr>
              <w:tag w:val="goog_rdk_57"/>
            </w:sdtPr>
            <w:sdtContent>
              <w:r w:rsidDel="00000000" w:rsidR="00000000" w:rsidRPr="00000000">
                <w:rPr>
                  <w:b w:val="1"/>
                  <w:rtl w:val="0"/>
                  <w:rPrChange w:author="SANDRA PATRICIA HOYOS SEPULVEDA" w:id="1" w:date="2022-04-19T02:57:07Z">
                    <w:rPr>
                      <w:b w:val="1"/>
                      <w:sz w:val="20"/>
                      <w:szCs w:val="20"/>
                    </w:rPr>
                  </w:rPrChange>
                </w:rPr>
                <w:t xml:space="preserve">Introducción</w:t>
              </w:r>
            </w:sdtContent>
          </w:sdt>
        </w:p>
      </w:sdtContent>
    </w:sdt>
    <w:sdt>
      <w:sdtPr>
        <w:tag w:val="goog_rdk_60"/>
      </w:sdtPr>
      <w:sdtContent>
        <w:p w:rsidR="00000000" w:rsidDel="00000000" w:rsidP="00000000" w:rsidRDefault="00000000" w:rsidRPr="00000000" w14:paraId="0000001E">
          <w:pPr>
            <w:ind w:left="280" w:firstLine="0"/>
            <w:rPr>
              <w:b w:val="1"/>
              <w:rPrChange w:author="SANDRA PATRICIA HOYOS SEPULVEDA" w:id="1" w:date="2022-04-19T02:57:07Z">
                <w:rPr>
                  <w:b w:val="1"/>
                  <w:sz w:val="20"/>
                  <w:szCs w:val="20"/>
                </w:rPr>
              </w:rPrChange>
            </w:rPr>
          </w:pPr>
          <w:sdt>
            <w:sdtPr>
              <w:tag w:val="goog_rdk_59"/>
            </w:sdtPr>
            <w:sdtContent>
              <w:r w:rsidDel="00000000" w:rsidR="00000000" w:rsidRPr="00000000">
                <w:rPr>
                  <w:b w:val="1"/>
                  <w:rtl w:val="0"/>
                  <w:rPrChange w:author="SANDRA PATRICIA HOYOS SEPULVEDA" w:id="1" w:date="2022-04-19T02:57:07Z">
                    <w:rPr>
                      <w:b w:val="1"/>
                      <w:sz w:val="20"/>
                      <w:szCs w:val="20"/>
                    </w:rPr>
                  </w:rPrChange>
                </w:rPr>
                <w:t xml:space="preserve">1. Políticas favorecedoras de los entornos saludables</w:t>
              </w:r>
            </w:sdtContent>
          </w:sdt>
        </w:p>
      </w:sdtContent>
    </w:sdt>
    <w:sdt>
      <w:sdtPr>
        <w:tag w:val="goog_rdk_62"/>
      </w:sdtPr>
      <w:sdtContent>
        <w:p w:rsidR="00000000" w:rsidDel="00000000" w:rsidP="00000000" w:rsidRDefault="00000000" w:rsidRPr="00000000" w14:paraId="0000001F">
          <w:pPr>
            <w:ind w:left="280" w:firstLine="0"/>
            <w:rPr>
              <w:rPrChange w:author="SANDRA PATRICIA HOYOS SEPULVEDA" w:id="1" w:date="2022-04-19T02:57:07Z">
                <w:rPr>
                  <w:sz w:val="20"/>
                  <w:szCs w:val="20"/>
                </w:rPr>
              </w:rPrChange>
            </w:rPr>
          </w:pPr>
          <w:sdt>
            <w:sdtPr>
              <w:tag w:val="goog_rdk_61"/>
            </w:sdtPr>
            <w:sdtContent>
              <w:r w:rsidDel="00000000" w:rsidR="00000000" w:rsidRPr="00000000">
                <w:rPr>
                  <w:rtl w:val="0"/>
                  <w:rPrChange w:author="SANDRA PATRICIA HOYOS SEPULVEDA" w:id="1" w:date="2022-04-19T02:57:07Z">
                    <w:rPr>
                      <w:sz w:val="20"/>
                      <w:szCs w:val="20"/>
                    </w:rPr>
                  </w:rPrChange>
                </w:rPr>
                <w:t xml:space="preserve">1.1. A nivel internacional</w:t>
              </w:r>
            </w:sdtContent>
          </w:sdt>
        </w:p>
      </w:sdtContent>
    </w:sdt>
    <w:sdt>
      <w:sdtPr>
        <w:tag w:val="goog_rdk_64"/>
      </w:sdtPr>
      <w:sdtContent>
        <w:p w:rsidR="00000000" w:rsidDel="00000000" w:rsidP="00000000" w:rsidRDefault="00000000" w:rsidRPr="00000000" w14:paraId="00000020">
          <w:pPr>
            <w:ind w:left="280" w:firstLine="0"/>
            <w:rPr>
              <w:rPrChange w:author="SANDRA PATRICIA HOYOS SEPULVEDA" w:id="1" w:date="2022-04-19T02:57:07Z">
                <w:rPr>
                  <w:sz w:val="20"/>
                  <w:szCs w:val="20"/>
                </w:rPr>
              </w:rPrChange>
            </w:rPr>
          </w:pPr>
          <w:sdt>
            <w:sdtPr>
              <w:tag w:val="goog_rdk_63"/>
            </w:sdtPr>
            <w:sdtContent>
              <w:r w:rsidDel="00000000" w:rsidR="00000000" w:rsidRPr="00000000">
                <w:rPr>
                  <w:rtl w:val="0"/>
                  <w:rPrChange w:author="SANDRA PATRICIA HOYOS SEPULVEDA" w:id="1" w:date="2022-04-19T02:57:07Z">
                    <w:rPr>
                      <w:sz w:val="20"/>
                      <w:szCs w:val="20"/>
                    </w:rPr>
                  </w:rPrChange>
                </w:rPr>
                <w:t xml:space="preserve">1.2. A nivel nacional</w:t>
              </w:r>
            </w:sdtContent>
          </w:sdt>
        </w:p>
      </w:sdtContent>
    </w:sdt>
    <w:sdt>
      <w:sdtPr>
        <w:tag w:val="goog_rdk_66"/>
      </w:sdtPr>
      <w:sdtContent>
        <w:p w:rsidR="00000000" w:rsidDel="00000000" w:rsidP="00000000" w:rsidRDefault="00000000" w:rsidRPr="00000000" w14:paraId="00000021">
          <w:pPr>
            <w:ind w:left="280" w:firstLine="0"/>
            <w:rPr>
              <w:rPrChange w:author="SANDRA PATRICIA HOYOS SEPULVEDA" w:id="1" w:date="2022-04-19T02:57:07Z">
                <w:rPr>
                  <w:sz w:val="20"/>
                  <w:szCs w:val="20"/>
                </w:rPr>
              </w:rPrChange>
            </w:rPr>
          </w:pPr>
          <w:sdt>
            <w:sdtPr>
              <w:tag w:val="goog_rdk_65"/>
            </w:sdtPr>
            <w:sdtContent>
              <w:r w:rsidDel="00000000" w:rsidR="00000000" w:rsidRPr="00000000">
                <w:rPr>
                  <w:rtl w:val="0"/>
                  <w:rPrChange w:author="SANDRA PATRICIA HOYOS SEPULVEDA" w:id="1" w:date="2022-04-19T02:57:07Z">
                    <w:rPr>
                      <w:sz w:val="20"/>
                      <w:szCs w:val="20"/>
                    </w:rPr>
                  </w:rPrChange>
                </w:rPr>
                <w:t xml:space="preserve">1.3. Por entorno</w:t>
              </w:r>
            </w:sdtContent>
          </w:sdt>
        </w:p>
      </w:sdtContent>
    </w:sdt>
    <w:sdt>
      <w:sdtPr>
        <w:tag w:val="goog_rdk_68"/>
      </w:sdtPr>
      <w:sdtContent>
        <w:p w:rsidR="00000000" w:rsidDel="00000000" w:rsidP="00000000" w:rsidRDefault="00000000" w:rsidRPr="00000000" w14:paraId="00000022">
          <w:pPr>
            <w:ind w:left="280" w:firstLine="0"/>
            <w:rPr>
              <w:b w:val="1"/>
              <w:rPrChange w:author="SANDRA PATRICIA HOYOS SEPULVEDA" w:id="1" w:date="2022-04-19T02:57:07Z">
                <w:rPr>
                  <w:b w:val="1"/>
                  <w:sz w:val="20"/>
                  <w:szCs w:val="20"/>
                </w:rPr>
              </w:rPrChange>
            </w:rPr>
          </w:pPr>
          <w:sdt>
            <w:sdtPr>
              <w:tag w:val="goog_rdk_67"/>
            </w:sdtPr>
            <w:sdtContent>
              <w:r w:rsidDel="00000000" w:rsidR="00000000" w:rsidRPr="00000000">
                <w:rPr>
                  <w:b w:val="1"/>
                  <w:rtl w:val="0"/>
                  <w:rPrChange w:author="SANDRA PATRICIA HOYOS SEPULVEDA" w:id="1" w:date="2022-04-19T02:57:07Z">
                    <w:rPr>
                      <w:b w:val="1"/>
                      <w:sz w:val="20"/>
                      <w:szCs w:val="20"/>
                    </w:rPr>
                  </w:rPrChange>
                </w:rPr>
                <w:t xml:space="preserve"> </w:t>
              </w:r>
            </w:sdtContent>
          </w:sdt>
        </w:p>
      </w:sdtContent>
    </w:sdt>
    <w:sdt>
      <w:sdtPr>
        <w:tag w:val="goog_rdk_70"/>
      </w:sdtPr>
      <w:sdtContent>
        <w:p w:rsidR="00000000" w:rsidDel="00000000" w:rsidP="00000000" w:rsidRDefault="00000000" w:rsidRPr="00000000" w14:paraId="00000023">
          <w:pPr>
            <w:ind w:left="280" w:firstLine="0"/>
            <w:rPr>
              <w:b w:val="1"/>
              <w:rPrChange w:author="SANDRA PATRICIA HOYOS SEPULVEDA" w:id="1" w:date="2022-04-19T02:57:07Z">
                <w:rPr>
                  <w:b w:val="1"/>
                  <w:sz w:val="20"/>
                  <w:szCs w:val="20"/>
                </w:rPr>
              </w:rPrChange>
            </w:rPr>
          </w:pPr>
          <w:sdt>
            <w:sdtPr>
              <w:tag w:val="goog_rdk_69"/>
            </w:sdtPr>
            <w:sdtContent>
              <w:r w:rsidDel="00000000" w:rsidR="00000000" w:rsidRPr="00000000">
                <w:rPr>
                  <w:b w:val="1"/>
                  <w:rtl w:val="0"/>
                  <w:rPrChange w:author="SANDRA PATRICIA HOYOS SEPULVEDA" w:id="1" w:date="2022-04-19T02:57:07Z">
                    <w:rPr>
                      <w:b w:val="1"/>
                      <w:sz w:val="20"/>
                      <w:szCs w:val="20"/>
                    </w:rPr>
                  </w:rPrChange>
                </w:rPr>
                <w:t xml:space="preserve">2. Lineamiento de entornos saludables</w:t>
              </w:r>
            </w:sdtContent>
          </w:sdt>
        </w:p>
      </w:sdtContent>
    </w:sdt>
    <w:sdt>
      <w:sdtPr>
        <w:tag w:val="goog_rdk_72"/>
      </w:sdtPr>
      <w:sdtContent>
        <w:p w:rsidR="00000000" w:rsidDel="00000000" w:rsidP="00000000" w:rsidRDefault="00000000" w:rsidRPr="00000000" w14:paraId="00000024">
          <w:pPr>
            <w:rPr>
              <w:rPrChange w:author="SANDRA PATRICIA HOYOS SEPULVEDA" w:id="1" w:date="2022-04-19T02:57:07Z">
                <w:rPr>
                  <w:sz w:val="20"/>
                  <w:szCs w:val="20"/>
                </w:rPr>
              </w:rPrChange>
            </w:rPr>
          </w:pPr>
          <w:sdt>
            <w:sdtPr>
              <w:tag w:val="goog_rdk_71"/>
            </w:sdtPr>
            <w:sdtContent>
              <w:r w:rsidDel="00000000" w:rsidR="00000000" w:rsidRPr="00000000">
                <w:rPr>
                  <w:rtl w:val="0"/>
                </w:rPr>
              </w:r>
            </w:sdtContent>
          </w:sdt>
        </w:p>
      </w:sdtContent>
    </w:sdt>
    <w:sdt>
      <w:sdtPr>
        <w:tag w:val="goog_rdk_74"/>
      </w:sdtPr>
      <w:sdtContent>
        <w:p w:rsidR="00000000" w:rsidDel="00000000" w:rsidP="00000000" w:rsidRDefault="00000000" w:rsidRPr="00000000" w14:paraId="00000025">
          <w:pPr>
            <w:rPr>
              <w:rPrChange w:author="SANDRA PATRICIA HOYOS SEPULVEDA" w:id="1" w:date="2022-04-19T02:57:07Z">
                <w:rPr>
                  <w:sz w:val="20"/>
                  <w:szCs w:val="20"/>
                </w:rPr>
              </w:rPrChange>
            </w:rPr>
          </w:pPr>
          <w:sdt>
            <w:sdtPr>
              <w:tag w:val="goog_rdk_73"/>
            </w:sdtPr>
            <w:sdtContent>
              <w:r w:rsidDel="00000000" w:rsidR="00000000" w:rsidRPr="00000000">
                <w:rPr>
                  <w:rtl w:val="0"/>
                </w:rPr>
              </w:r>
            </w:sdtContent>
          </w:sdt>
        </w:p>
      </w:sdtContent>
    </w:sdt>
    <w:sdt>
      <w:sdtPr>
        <w:tag w:val="goog_rdk_76"/>
      </w:sdtPr>
      <w:sdtContent>
        <w:p w:rsidR="00000000" w:rsidDel="00000000" w:rsidP="00000000" w:rsidRDefault="00000000" w:rsidRPr="00000000" w14:paraId="00000026">
          <w:pPr>
            <w:rPr>
              <w:rPrChange w:author="SANDRA PATRICIA HOYOS SEPULVEDA" w:id="1" w:date="2022-04-19T02:57:07Z">
                <w:rPr>
                  <w:sz w:val="20"/>
                  <w:szCs w:val="20"/>
                </w:rPr>
              </w:rPrChange>
            </w:rPr>
          </w:pPr>
          <w:sdt>
            <w:sdtPr>
              <w:tag w:val="goog_rdk_75"/>
            </w:sdtPr>
            <w:sdtContent>
              <w:r w:rsidDel="00000000" w:rsidR="00000000" w:rsidRPr="00000000">
                <w:rPr>
                  <w:rtl w:val="0"/>
                </w:rPr>
              </w:r>
            </w:sdtContent>
          </w:sdt>
        </w:p>
      </w:sdtContent>
    </w:sdt>
    <w:sdt>
      <w:sdtPr>
        <w:tag w:val="goog_rdk_78"/>
      </w:sdtPr>
      <w:sdtContent>
        <w:p w:rsidR="00000000" w:rsidDel="00000000" w:rsidP="00000000" w:rsidRDefault="00000000" w:rsidRPr="00000000" w14:paraId="00000027">
          <w:pPr>
            <w:rPr>
              <w:b w:val="1"/>
              <w:rPrChange w:author="SANDRA PATRICIA HOYOS SEPULVEDA" w:id="1" w:date="2022-04-19T02:57:07Z">
                <w:rPr>
                  <w:b w:val="1"/>
                  <w:sz w:val="20"/>
                  <w:szCs w:val="20"/>
                </w:rPr>
              </w:rPrChange>
            </w:rPr>
          </w:pPr>
          <w:sdt>
            <w:sdtPr>
              <w:tag w:val="goog_rdk_77"/>
            </w:sdtPr>
            <w:sdtContent>
              <w:r w:rsidDel="00000000" w:rsidR="00000000" w:rsidRPr="00000000">
                <w:rPr>
                  <w:rtl w:val="0"/>
                </w:rPr>
              </w:r>
            </w:sdtContent>
          </w:sdt>
        </w:p>
      </w:sdtContent>
    </w:sdt>
    <w:sdt>
      <w:sdtPr>
        <w:tag w:val="goog_rdk_80"/>
      </w:sdtPr>
      <w:sdtContent>
        <w:p w:rsidR="00000000" w:rsidDel="00000000" w:rsidP="00000000" w:rsidRDefault="00000000" w:rsidRPr="00000000" w14:paraId="00000028">
          <w:pPr>
            <w:rPr>
              <w:b w:val="1"/>
              <w:rPrChange w:author="SANDRA PATRICIA HOYOS SEPULVEDA" w:id="1" w:date="2022-04-19T02:57:07Z">
                <w:rPr>
                  <w:b w:val="1"/>
                  <w:sz w:val="20"/>
                  <w:szCs w:val="20"/>
                </w:rPr>
              </w:rPrChange>
            </w:rPr>
          </w:pPr>
          <w:sdt>
            <w:sdtPr>
              <w:tag w:val="goog_rdk_79"/>
            </w:sdtPr>
            <w:sdtContent>
              <w:r w:rsidDel="00000000" w:rsidR="00000000" w:rsidRPr="00000000">
                <w:rPr>
                  <w:rtl w:val="0"/>
                </w:rPr>
              </w:r>
            </w:sdtContent>
          </w:sdt>
        </w:p>
      </w:sdtContent>
    </w:sdt>
    <w:sdt>
      <w:sdtPr>
        <w:tag w:val="goog_rdk_82"/>
      </w:sdtPr>
      <w:sdtContent>
        <w:p w:rsidR="00000000" w:rsidDel="00000000" w:rsidP="00000000" w:rsidRDefault="00000000" w:rsidRPr="00000000" w14:paraId="00000029">
          <w:pPr>
            <w:rPr>
              <w:b w:val="1"/>
              <w:rPrChange w:author="SANDRA PATRICIA HOYOS SEPULVEDA" w:id="1" w:date="2022-04-19T02:57:07Z">
                <w:rPr>
                  <w:b w:val="1"/>
                  <w:sz w:val="20"/>
                  <w:szCs w:val="20"/>
                </w:rPr>
              </w:rPrChange>
            </w:rPr>
          </w:pPr>
          <w:sdt>
            <w:sdtPr>
              <w:tag w:val="goog_rdk_81"/>
            </w:sdtPr>
            <w:sdtContent>
              <w:r w:rsidDel="00000000" w:rsidR="00000000" w:rsidRPr="00000000">
                <w:rPr>
                  <w:rtl w:val="0"/>
                </w:rPr>
              </w:r>
            </w:sdtContent>
          </w:sdt>
        </w:p>
      </w:sdtContent>
    </w:sdt>
    <w:sdt>
      <w:sdtPr>
        <w:tag w:val="goog_rdk_84"/>
      </w:sdtPr>
      <w:sdtContent>
        <w:p w:rsidR="00000000" w:rsidDel="00000000" w:rsidP="00000000" w:rsidRDefault="00000000" w:rsidRPr="00000000" w14:paraId="0000002A">
          <w:pPr>
            <w:rPr>
              <w:b w:val="1"/>
              <w:rPrChange w:author="SANDRA PATRICIA HOYOS SEPULVEDA" w:id="1" w:date="2022-04-19T02:57:07Z">
                <w:rPr>
                  <w:b w:val="1"/>
                  <w:sz w:val="20"/>
                  <w:szCs w:val="20"/>
                </w:rPr>
              </w:rPrChange>
            </w:rPr>
          </w:pPr>
          <w:sdt>
            <w:sdtPr>
              <w:tag w:val="goog_rdk_83"/>
            </w:sdtPr>
            <w:sdtContent>
              <w:r w:rsidDel="00000000" w:rsidR="00000000" w:rsidRPr="00000000">
                <w:rPr>
                  <w:rtl w:val="0"/>
                </w:rPr>
              </w:r>
            </w:sdtContent>
          </w:sdt>
        </w:p>
      </w:sdtContent>
    </w:sdt>
    <w:sdt>
      <w:sdtPr>
        <w:tag w:val="goog_rdk_86"/>
      </w:sdtPr>
      <w:sdtContent>
        <w:p w:rsidR="00000000" w:rsidDel="00000000" w:rsidP="00000000" w:rsidRDefault="00000000" w:rsidRPr="00000000" w14:paraId="0000002B">
          <w:pPr>
            <w:rPr>
              <w:b w:val="1"/>
              <w:rPrChange w:author="SANDRA PATRICIA HOYOS SEPULVEDA" w:id="1" w:date="2022-04-19T02:57:07Z">
                <w:rPr>
                  <w:b w:val="1"/>
                  <w:sz w:val="20"/>
                  <w:szCs w:val="20"/>
                </w:rPr>
              </w:rPrChange>
            </w:rPr>
          </w:pPr>
          <w:sdt>
            <w:sdtPr>
              <w:tag w:val="goog_rdk_85"/>
            </w:sdtPr>
            <w:sdtContent>
              <w:r w:rsidDel="00000000" w:rsidR="00000000" w:rsidRPr="00000000">
                <w:rPr>
                  <w:rtl w:val="0"/>
                </w:rPr>
              </w:r>
            </w:sdtContent>
          </w:sdt>
        </w:p>
      </w:sdtContent>
    </w:sdt>
    <w:sdt>
      <w:sdtPr>
        <w:tag w:val="goog_rdk_88"/>
      </w:sdtPr>
      <w:sdtContent>
        <w:p w:rsidR="00000000" w:rsidDel="00000000" w:rsidP="00000000" w:rsidRDefault="00000000" w:rsidRPr="00000000" w14:paraId="0000002C">
          <w:pPr>
            <w:rPr>
              <w:b w:val="1"/>
              <w:rPrChange w:author="SANDRA PATRICIA HOYOS SEPULVEDA" w:id="1" w:date="2022-04-19T02:57:07Z">
                <w:rPr>
                  <w:b w:val="1"/>
                  <w:sz w:val="20"/>
                  <w:szCs w:val="20"/>
                </w:rPr>
              </w:rPrChange>
            </w:rPr>
          </w:pPr>
          <w:sdt>
            <w:sdtPr>
              <w:tag w:val="goog_rdk_87"/>
            </w:sdtPr>
            <w:sdtContent>
              <w:r w:rsidDel="00000000" w:rsidR="00000000" w:rsidRPr="00000000">
                <w:rPr>
                  <w:rtl w:val="0"/>
                </w:rPr>
              </w:r>
            </w:sdtContent>
          </w:sdt>
        </w:p>
      </w:sdtContent>
    </w:sdt>
    <w:sdt>
      <w:sdtPr>
        <w:tag w:val="goog_rdk_90"/>
      </w:sdtPr>
      <w:sdtContent>
        <w:p w:rsidR="00000000" w:rsidDel="00000000" w:rsidP="00000000" w:rsidRDefault="00000000" w:rsidRPr="00000000" w14:paraId="0000002D">
          <w:pPr>
            <w:rPr>
              <w:b w:val="1"/>
              <w:rPrChange w:author="SANDRA PATRICIA HOYOS SEPULVEDA" w:id="1" w:date="2022-04-19T02:57:07Z">
                <w:rPr>
                  <w:b w:val="1"/>
                  <w:sz w:val="20"/>
                  <w:szCs w:val="20"/>
                </w:rPr>
              </w:rPrChange>
            </w:rPr>
          </w:pPr>
          <w:sdt>
            <w:sdtPr>
              <w:tag w:val="goog_rdk_89"/>
            </w:sdtPr>
            <w:sdtContent>
              <w:r w:rsidDel="00000000" w:rsidR="00000000" w:rsidRPr="00000000">
                <w:rPr>
                  <w:rtl w:val="0"/>
                </w:rPr>
              </w:r>
            </w:sdtContent>
          </w:sdt>
        </w:p>
      </w:sdtContent>
    </w:sdt>
    <w:sdt>
      <w:sdtPr>
        <w:tag w:val="goog_rdk_92"/>
      </w:sdtPr>
      <w:sdtContent>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b w:val="1"/>
              <w:i w:val="0"/>
              <w:smallCaps w:val="0"/>
              <w:strike w:val="0"/>
              <w:color w:val="000000"/>
              <w:sz w:val="20"/>
              <w:szCs w:val="20"/>
              <w:shd w:fill="auto" w:val="clear"/>
              <w:vertAlign w:val="baseline"/>
              <w:rPrChange w:author="SANDRA PATRICIA HOYOS SEPULVEDA" w:id="0" w:date="2022-04-19T02:57:12Z">
                <w:rPr>
                  <w:rFonts w:ascii="Arial" w:cs="Arial" w:eastAsia="Arial" w:hAnsi="Arial"/>
                  <w:b w:val="1"/>
                  <w:i w:val="0"/>
                  <w:smallCaps w:val="0"/>
                  <w:strike w:val="0"/>
                  <w:color w:val="000000"/>
                  <w:sz w:val="20"/>
                  <w:szCs w:val="20"/>
                  <w:u w:val="none"/>
                  <w:shd w:fill="auto" w:val="clear"/>
                  <w:vertAlign w:val="baseline"/>
                </w:rPr>
              </w:rPrChange>
            </w:rPr>
            <w:pPrChange w:author="SANDRA PATRICIA HOYOS SEPULVEDA" w:id="0" w:date="2022-04-19T02:57:12Z">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pPr>
            </w:pPrChange>
          </w:pPr>
          <w:sdt>
            <w:sdtPr>
              <w:tag w:val="goog_rdk_91"/>
            </w:sdtPr>
            <w:sdtContent>
              <w:r w:rsidDel="00000000" w:rsidR="00000000" w:rsidRPr="00000000">
                <w:rPr>
                  <w:rFonts w:ascii="Arial" w:cs="Arial" w:eastAsia="Arial" w:hAnsi="Arial"/>
                  <w:b w:val="1"/>
                  <w:i w:val="0"/>
                  <w:smallCaps w:val="0"/>
                  <w:strike w:val="0"/>
                  <w:color w:val="000000"/>
                  <w:u w:val="none"/>
                  <w:shd w:fill="auto" w:val="clear"/>
                  <w:vertAlign w:val="baseline"/>
                  <w:rtl w:val="0"/>
                  <w:rPrChange w:author="SANDRA PATRICIA HOYOS SEPULVEDA" w:id="1" w:date="2022-04-19T02:57:07Z">
                    <w:rPr>
                      <w:rFonts w:ascii="Arial" w:cs="Arial" w:eastAsia="Arial" w:hAnsi="Arial"/>
                      <w:b w:val="1"/>
                      <w:i w:val="0"/>
                      <w:smallCaps w:val="0"/>
                      <w:strike w:val="0"/>
                      <w:color w:val="000000"/>
                      <w:sz w:val="20"/>
                      <w:szCs w:val="20"/>
                      <w:u w:val="none"/>
                      <w:shd w:fill="auto" w:val="clear"/>
                      <w:vertAlign w:val="baseline"/>
                    </w:rPr>
                  </w:rPrChange>
                </w:rPr>
                <w:t xml:space="preserve">INTRODUCCIÓN</w:t>
              </w:r>
            </w:sdtContent>
          </w:sdt>
        </w:p>
      </w:sdtContent>
    </w:sdt>
    <w:sdt>
      <w:sdtPr>
        <w:tag w:val="goog_rdk_94"/>
      </w:sdtPr>
      <w:sdtContent>
        <w:p w:rsidR="00000000" w:rsidDel="00000000" w:rsidP="00000000" w:rsidRDefault="00000000" w:rsidRPr="00000000" w14:paraId="0000002F">
          <w:pPr>
            <w:spacing w:after="120" w:lineRule="auto"/>
            <w:jc w:val="both"/>
            <w:rPr>
              <w:color w:val="231f20"/>
              <w:rPrChange w:author="SANDRA PATRICIA HOYOS SEPULVEDA" w:id="1" w:date="2022-04-19T02:57:07Z">
                <w:rPr>
                  <w:color w:val="231f20"/>
                  <w:sz w:val="20"/>
                  <w:szCs w:val="20"/>
                </w:rPr>
              </w:rPrChange>
            </w:rPr>
          </w:pPr>
          <w:sdt>
            <w:sdtPr>
              <w:tag w:val="goog_rdk_93"/>
            </w:sdtPr>
            <w:sdtContent>
              <w:r w:rsidDel="00000000" w:rsidR="00000000" w:rsidRPr="00000000">
                <w:rPr>
                  <w:rtl w:val="0"/>
                </w:rPr>
              </w:r>
            </w:sdtContent>
          </w:sdt>
        </w:p>
      </w:sdtContent>
    </w:sdt>
    <w:sdt>
      <w:sdtPr>
        <w:tag w:val="goog_rdk_96"/>
      </w:sdtPr>
      <w:sdtContent>
        <w:p w:rsidR="00000000" w:rsidDel="00000000" w:rsidP="00000000" w:rsidRDefault="00000000" w:rsidRPr="00000000" w14:paraId="00000030">
          <w:pPr>
            <w:spacing w:after="120" w:lineRule="auto"/>
            <w:jc w:val="both"/>
            <w:rPr>
              <w:color w:val="231f20"/>
              <w:rPrChange w:author="SANDRA PATRICIA HOYOS SEPULVEDA" w:id="1" w:date="2022-04-19T02:57:07Z">
                <w:rPr>
                  <w:color w:val="231f20"/>
                  <w:sz w:val="20"/>
                  <w:szCs w:val="20"/>
                </w:rPr>
              </w:rPrChange>
            </w:rPr>
          </w:pPr>
          <w:sdt>
            <w:sdtPr>
              <w:tag w:val="goog_rdk_95"/>
            </w:sdtPr>
            <w:sdtContent>
              <w:r w:rsidDel="00000000" w:rsidR="00000000" w:rsidRPr="00000000">
                <w:rPr>
                  <w:color w:val="231f20"/>
                  <w:rtl w:val="0"/>
                  <w:rPrChange w:author="SANDRA PATRICIA HOYOS SEPULVEDA" w:id="1" w:date="2022-04-19T02:57:07Z">
                    <w:rPr>
                      <w:color w:val="231f20"/>
                      <w:sz w:val="20"/>
                      <w:szCs w:val="20"/>
                    </w:rPr>
                  </w:rPrChange>
                </w:rPr>
                <w:t xml:space="preserve">Para iniciar el desarrollo temático y conceptual de este componente formativo, es importante tener un contexto sobre lo que se tratará en este, por tal motivo, a continuación, se presenta una breve introducción, que lo enrutará en este aprendizaje:</w:t>
              </w:r>
            </w:sdtContent>
          </w:sdt>
        </w:p>
      </w:sdtContent>
    </w:sdt>
    <w:sdt>
      <w:sdtPr>
        <w:tag w:val="goog_rdk_98"/>
      </w:sdtPr>
      <w:sdtContent>
        <w:p w:rsidR="00000000" w:rsidDel="00000000" w:rsidP="00000000" w:rsidRDefault="00000000" w:rsidRPr="00000000" w14:paraId="00000031">
          <w:pPr>
            <w:spacing w:after="120" w:lineRule="auto"/>
            <w:rPr>
              <w:color w:val="231f20"/>
              <w:rPrChange w:author="SANDRA PATRICIA HOYOS SEPULVEDA" w:id="1" w:date="2022-04-19T02:57:07Z">
                <w:rPr>
                  <w:color w:val="231f20"/>
                  <w:sz w:val="20"/>
                  <w:szCs w:val="20"/>
                </w:rPr>
              </w:rPrChange>
            </w:rPr>
          </w:pPr>
          <w:sdt>
            <w:sdtPr>
              <w:tag w:val="goog_rdk_97"/>
            </w:sdtPr>
            <w:sdtContent>
              <w:r w:rsidDel="00000000" w:rsidR="00000000" w:rsidRPr="00000000">
                <w:rPr>
                  <w:rtl w:val="0"/>
                </w:rPr>
              </w:r>
            </w:sdtContent>
          </w:sdt>
        </w:p>
      </w:sdtContent>
    </w:sdt>
    <w:tbl>
      <w:tblPr>
        <w:tblStyle w:val="Table5"/>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sdt>
            <w:sdtPr>
              <w:tag w:val="goog_rdk_100"/>
            </w:sdtPr>
            <w:sdtContent>
              <w:p w:rsidR="00000000" w:rsidDel="00000000" w:rsidP="00000000" w:rsidRDefault="00000000" w:rsidRPr="00000000" w14:paraId="00000032">
                <w:pPr>
                  <w:spacing w:after="120" w:lineRule="auto"/>
                  <w:ind w:left="283" w:firstLine="0"/>
                  <w:jc w:val="center"/>
                  <w:rPr>
                    <w:rFonts w:ascii="Arial" w:cs="Arial" w:eastAsia="Arial" w:hAnsi="Arial"/>
                    <w:color w:val="ffffff"/>
                    <w:sz w:val="22"/>
                    <w:szCs w:val="22"/>
                    <w:rPrChange w:author="SANDRA PATRICIA HOYOS SEPULVEDA" w:id="1" w:date="2022-04-19T02:57:07Z">
                      <w:rPr>
                        <w:rFonts w:ascii="Arial" w:cs="Arial" w:eastAsia="Arial" w:hAnsi="Arial"/>
                        <w:color w:val="ffffff"/>
                        <w:sz w:val="20"/>
                        <w:szCs w:val="20"/>
                      </w:rPr>
                    </w:rPrChange>
                  </w:rPr>
                </w:pPr>
                <w:sdt>
                  <w:sdtPr>
                    <w:tag w:val="goog_rdk_99"/>
                  </w:sdtPr>
                  <w:sdtContent>
                    <w:r w:rsidDel="00000000" w:rsidR="00000000" w:rsidRPr="00000000">
                      <w:rPr>
                        <w:rtl w:val="0"/>
                      </w:rPr>
                    </w:r>
                  </w:sdtContent>
                </w:sdt>
              </w:p>
            </w:sdtContent>
          </w:sdt>
          <w:sdt>
            <w:sdtPr>
              <w:tag w:val="goog_rdk_102"/>
            </w:sdtPr>
            <w:sdtContent>
              <w:p w:rsidR="00000000" w:rsidDel="00000000" w:rsidP="00000000" w:rsidRDefault="00000000" w:rsidRPr="00000000" w14:paraId="00000033">
                <w:pPr>
                  <w:spacing w:after="120" w:lineRule="auto"/>
                  <w:ind w:left="283" w:firstLine="0"/>
                  <w:jc w:val="center"/>
                  <w:rPr>
                    <w:rFonts w:ascii="Arial" w:cs="Arial" w:eastAsia="Arial" w:hAnsi="Arial"/>
                    <w:color w:val="ffffff"/>
                    <w:sz w:val="22"/>
                    <w:szCs w:val="22"/>
                    <w:rPrChange w:author="SANDRA PATRICIA HOYOS SEPULVEDA" w:id="1" w:date="2022-04-19T02:57:07Z">
                      <w:rPr>
                        <w:rFonts w:ascii="Arial" w:cs="Arial" w:eastAsia="Arial" w:hAnsi="Arial"/>
                        <w:color w:val="ffffff"/>
                        <w:sz w:val="20"/>
                        <w:szCs w:val="20"/>
                      </w:rPr>
                    </w:rPrChange>
                  </w:rPr>
                </w:pPr>
                <w:sdt>
                  <w:sdtPr>
                    <w:tag w:val="goog_rdk_101"/>
                  </w:sdtPr>
                  <w:sdtContent>
                    <w:r w:rsidDel="00000000" w:rsidR="00000000" w:rsidRPr="00000000">
                      <w:rPr>
                        <w:rFonts w:ascii="Arial" w:cs="Arial" w:eastAsia="Arial" w:hAnsi="Arial"/>
                        <w:color w:val="ffffff"/>
                        <w:sz w:val="22"/>
                        <w:szCs w:val="22"/>
                        <w:rtl w:val="0"/>
                        <w:rPrChange w:author="SANDRA PATRICIA HOYOS SEPULVEDA" w:id="1" w:date="2022-04-19T02:57:07Z">
                          <w:rPr>
                            <w:rFonts w:ascii="Arial" w:cs="Arial" w:eastAsia="Arial" w:hAnsi="Arial"/>
                            <w:color w:val="ffffff"/>
                            <w:sz w:val="20"/>
                            <w:szCs w:val="20"/>
                          </w:rPr>
                        </w:rPrChange>
                      </w:rPr>
                      <w:t xml:space="preserve">Motion graphics</w:t>
                    </w:r>
                  </w:sdtContent>
                </w:sdt>
              </w:p>
            </w:sdtContent>
          </w:sdt>
          <w:sdt>
            <w:sdtPr>
              <w:tag w:val="goog_rdk_107"/>
            </w:sdtPr>
            <w:sdtContent>
              <w:p w:rsidR="00000000" w:rsidDel="00000000" w:rsidP="00000000" w:rsidRDefault="00000000" w:rsidRPr="00000000" w14:paraId="00000034">
                <w:pPr>
                  <w:spacing w:after="120" w:lineRule="auto"/>
                  <w:jc w:val="center"/>
                  <w:rPr>
                    <w:rFonts w:ascii="Arial" w:cs="Arial" w:eastAsia="Arial" w:hAnsi="Arial"/>
                    <w:color w:val="ffffff"/>
                    <w:sz w:val="22"/>
                    <w:szCs w:val="22"/>
                    <w:rPrChange w:author="SANDRA PATRICIA HOYOS SEPULVEDA" w:id="1" w:date="2022-04-19T02:57:07Z">
                      <w:rPr>
                        <w:rFonts w:ascii="Arial" w:cs="Arial" w:eastAsia="Arial" w:hAnsi="Arial"/>
                        <w:color w:val="ffffff"/>
                        <w:sz w:val="20"/>
                        <w:szCs w:val="20"/>
                      </w:rPr>
                    </w:rPrChange>
                  </w:rPr>
                </w:pPr>
                <w:sdt>
                  <w:sdtPr>
                    <w:tag w:val="goog_rdk_103"/>
                  </w:sdtPr>
                  <w:sdtContent>
                    <w:r w:rsidDel="00000000" w:rsidR="00000000" w:rsidRPr="00000000">
                      <w:rPr>
                        <w:rFonts w:ascii="Arial" w:cs="Arial" w:eastAsia="Arial" w:hAnsi="Arial"/>
                        <w:color w:val="ffffff"/>
                        <w:sz w:val="22"/>
                        <w:szCs w:val="22"/>
                        <w:rtl w:val="0"/>
                        <w:rPrChange w:author="SANDRA PATRICIA HOYOS SEPULVEDA" w:id="1" w:date="2022-04-19T02:57:07Z">
                          <w:rPr>
                            <w:rFonts w:ascii="Arial" w:cs="Arial" w:eastAsia="Arial" w:hAnsi="Arial"/>
                            <w:color w:val="ffffff"/>
                            <w:sz w:val="20"/>
                            <w:szCs w:val="20"/>
                          </w:rPr>
                        </w:rPrChange>
                      </w:rPr>
                      <w:t xml:space="preserve">CF01_1_</w:t>
                    </w:r>
                  </w:sdtContent>
                </w:sdt>
                <w:sdt>
                  <w:sdtPr>
                    <w:tag w:val="goog_rdk_104"/>
                  </w:sdtPr>
                  <w:sdtContent>
                    <w:commentRangeStart w:id="0"/>
                  </w:sdtContent>
                </w:sdt>
                <w:sdt>
                  <w:sdtPr>
                    <w:tag w:val="goog_rdk_105"/>
                  </w:sdtPr>
                  <w:sdtContent>
                    <w:r w:rsidDel="00000000" w:rsidR="00000000" w:rsidRPr="00000000">
                      <w:rPr>
                        <w:rFonts w:ascii="Arial" w:cs="Arial" w:eastAsia="Arial" w:hAnsi="Arial"/>
                        <w:color w:val="ffffff"/>
                        <w:sz w:val="22"/>
                        <w:szCs w:val="22"/>
                        <w:rtl w:val="0"/>
                        <w:rPrChange w:author="SANDRA PATRICIA HOYOS SEPULVEDA" w:id="1" w:date="2022-04-19T02:57:07Z">
                          <w:rPr>
                            <w:rFonts w:ascii="Arial" w:cs="Arial" w:eastAsia="Arial" w:hAnsi="Arial"/>
                            <w:color w:val="ffffff"/>
                            <w:sz w:val="20"/>
                            <w:szCs w:val="20"/>
                          </w:rPr>
                        </w:rPrChange>
                      </w:rPr>
                      <w:t xml:space="preserve">Introducción</w:t>
                    </w:r>
                  </w:sdtContent>
                </w:sdt>
                <w:commentRangeEnd w:id="0"/>
                <w:r w:rsidDel="00000000" w:rsidR="00000000" w:rsidRPr="00000000">
                  <w:commentReference w:id="0"/>
                </w:r>
                <w:sdt>
                  <w:sdtPr>
                    <w:tag w:val="goog_rdk_106"/>
                  </w:sdtPr>
                  <w:sdtContent>
                    <w:r w:rsidDel="00000000" w:rsidR="00000000" w:rsidRPr="00000000">
                      <w:rPr>
                        <w:rtl w:val="0"/>
                      </w:rPr>
                    </w:r>
                  </w:sdtContent>
                </w:sdt>
              </w:p>
            </w:sdtContent>
          </w:sdt>
          <w:sdt>
            <w:sdtPr>
              <w:tag w:val="goog_rdk_109"/>
            </w:sdtPr>
            <w:sdtContent>
              <w:p w:rsidR="00000000" w:rsidDel="00000000" w:rsidP="00000000" w:rsidRDefault="00000000" w:rsidRPr="00000000" w14:paraId="00000035">
                <w:pPr>
                  <w:spacing w:after="120" w:lineRule="auto"/>
                  <w:jc w:val="center"/>
                  <w:rPr>
                    <w:rFonts w:ascii="Arial" w:cs="Arial" w:eastAsia="Arial" w:hAnsi="Arial"/>
                    <w:color w:val="231f20"/>
                    <w:sz w:val="22"/>
                    <w:szCs w:val="22"/>
                    <w:rPrChange w:author="SANDRA PATRICIA HOYOS SEPULVEDA" w:id="1" w:date="2022-04-19T02:57:07Z">
                      <w:rPr>
                        <w:rFonts w:ascii="Arial" w:cs="Arial" w:eastAsia="Arial" w:hAnsi="Arial"/>
                        <w:color w:val="231f20"/>
                        <w:sz w:val="20"/>
                        <w:szCs w:val="20"/>
                      </w:rPr>
                    </w:rPrChange>
                  </w:rPr>
                </w:pPr>
                <w:sdt>
                  <w:sdtPr>
                    <w:tag w:val="goog_rdk_108"/>
                  </w:sdtPr>
                  <w:sdtContent>
                    <w:r w:rsidDel="00000000" w:rsidR="00000000" w:rsidRPr="00000000">
                      <w:rPr>
                        <w:rtl w:val="0"/>
                      </w:rPr>
                    </w:r>
                  </w:sdtContent>
                </w:sdt>
              </w:p>
            </w:sdtContent>
          </w:sdt>
        </w:tc>
      </w:tr>
    </w:tbl>
    <w:sdt>
      <w:sdtPr>
        <w:tag w:val="goog_rdk_111"/>
      </w:sdtPr>
      <w:sdtContent>
        <w:p w:rsidR="00000000" w:rsidDel="00000000" w:rsidP="00000000" w:rsidRDefault="00000000" w:rsidRPr="00000000" w14:paraId="00000036">
          <w:pPr>
            <w:spacing w:after="120" w:lineRule="auto"/>
            <w:jc w:val="both"/>
            <w:rPr>
              <w:color w:val="231f20"/>
              <w:rPrChange w:author="SANDRA PATRICIA HOYOS SEPULVEDA" w:id="1" w:date="2022-04-19T02:57:07Z">
                <w:rPr>
                  <w:color w:val="231f20"/>
                  <w:sz w:val="20"/>
                  <w:szCs w:val="20"/>
                </w:rPr>
              </w:rPrChange>
            </w:rPr>
          </w:pPr>
          <w:sdt>
            <w:sdtPr>
              <w:tag w:val="goog_rdk_110"/>
            </w:sdtPr>
            <w:sdtContent>
              <w:r w:rsidDel="00000000" w:rsidR="00000000" w:rsidRPr="00000000">
                <w:rPr>
                  <w:rtl w:val="0"/>
                </w:rPr>
              </w:r>
            </w:sdtContent>
          </w:sdt>
        </w:p>
      </w:sdtContent>
    </w:sdt>
    <w:sdt>
      <w:sdtPr>
        <w:tag w:val="goog_rdk_113"/>
      </w:sdtPr>
      <w:sdtContent>
        <w:p w:rsidR="00000000" w:rsidDel="00000000" w:rsidP="00000000" w:rsidRDefault="00000000" w:rsidRPr="00000000" w14:paraId="000000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b w:val="1"/>
              <w:i w:val="0"/>
              <w:smallCaps w:val="0"/>
              <w:strike w:val="0"/>
              <w:color w:val="000000"/>
              <w:sz w:val="20"/>
              <w:szCs w:val="20"/>
              <w:shd w:fill="auto" w:val="clear"/>
              <w:vertAlign w:val="baseline"/>
              <w:rPrChange w:author="SANDRA PATRICIA HOYOS SEPULVEDA" w:id="0" w:date="2022-04-19T02:57:12Z">
                <w:rPr>
                  <w:rFonts w:ascii="Arial" w:cs="Arial" w:eastAsia="Arial" w:hAnsi="Arial"/>
                  <w:b w:val="1"/>
                  <w:i w:val="0"/>
                  <w:smallCaps w:val="0"/>
                  <w:strike w:val="0"/>
                  <w:color w:val="000000"/>
                  <w:sz w:val="20"/>
                  <w:szCs w:val="20"/>
                  <w:u w:val="none"/>
                  <w:shd w:fill="auto" w:val="clear"/>
                  <w:vertAlign w:val="baseline"/>
                </w:rPr>
              </w:rPrChange>
            </w:rPr>
            <w:pPrChange w:author="SANDRA PATRICIA HOYOS SEPULVEDA" w:id="0" w:date="2022-04-19T02:57:12Z">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pPr>
            </w:pPrChange>
          </w:pPr>
          <w:sdt>
            <w:sdtPr>
              <w:tag w:val="goog_rdk_112"/>
            </w:sdtPr>
            <w:sdtContent>
              <w:r w:rsidDel="00000000" w:rsidR="00000000" w:rsidRPr="00000000">
                <w:rPr>
                  <w:rFonts w:ascii="Arial" w:cs="Arial" w:eastAsia="Arial" w:hAnsi="Arial"/>
                  <w:b w:val="1"/>
                  <w:i w:val="0"/>
                  <w:smallCaps w:val="0"/>
                  <w:strike w:val="0"/>
                  <w:color w:val="000000"/>
                  <w:u w:val="none"/>
                  <w:shd w:fill="auto" w:val="clear"/>
                  <w:vertAlign w:val="baseline"/>
                  <w:rtl w:val="0"/>
                  <w:rPrChange w:author="SANDRA PATRICIA HOYOS SEPULVEDA" w:id="1" w:date="2022-04-19T02:57:07Z">
                    <w:rPr>
                      <w:rFonts w:ascii="Arial" w:cs="Arial" w:eastAsia="Arial" w:hAnsi="Arial"/>
                      <w:b w:val="1"/>
                      <w:i w:val="0"/>
                      <w:smallCaps w:val="0"/>
                      <w:strike w:val="0"/>
                      <w:color w:val="000000"/>
                      <w:sz w:val="20"/>
                      <w:szCs w:val="20"/>
                      <w:u w:val="none"/>
                      <w:shd w:fill="auto" w:val="clear"/>
                      <w:vertAlign w:val="baseline"/>
                    </w:rPr>
                  </w:rPrChange>
                </w:rPr>
                <w:t xml:space="preserve">DESARROLLO DE CONTENIDOS</w:t>
              </w:r>
            </w:sdtContent>
          </w:sdt>
        </w:p>
      </w:sdtContent>
    </w:sdt>
    <w:sdt>
      <w:sdtPr>
        <w:tag w:val="goog_rdk_117"/>
      </w:sdtPr>
      <w:sdtContent>
        <w:p w:rsidR="00000000" w:rsidDel="00000000" w:rsidP="00000000" w:rsidRDefault="00000000" w:rsidRPr="00000000" w14:paraId="00000038">
          <w:pPr>
            <w:spacing w:after="240" w:before="240" w:lineRule="auto"/>
            <w:rPr>
              <w:b w:val="1"/>
              <w:rPrChange w:author="SANDRA PATRICIA HOYOS SEPULVEDA" w:id="1" w:date="2022-04-19T02:57:07Z">
                <w:rPr>
                  <w:b w:val="1"/>
                  <w:sz w:val="20"/>
                  <w:szCs w:val="20"/>
                </w:rPr>
              </w:rPrChange>
            </w:rPr>
          </w:pPr>
          <w:sdt>
            <w:sdtPr>
              <w:tag w:val="goog_rdk_114"/>
            </w:sdtPr>
            <w:sdtContent>
              <w:r w:rsidDel="00000000" w:rsidR="00000000" w:rsidRPr="00000000">
                <w:rPr>
                  <w:b w:val="1"/>
                  <w:rtl w:val="0"/>
                  <w:rPrChange w:author="SANDRA PATRICIA HOYOS SEPULVEDA" w:id="1" w:date="2022-04-19T02:57:07Z">
                    <w:rPr>
                      <w:b w:val="1"/>
                      <w:sz w:val="20"/>
                      <w:szCs w:val="20"/>
                    </w:rPr>
                  </w:rPrChange>
                </w:rPr>
                <w:t xml:space="preserve"> 1.</w:t>
              </w:r>
            </w:sdtContent>
          </w:sdt>
          <w:sdt>
            <w:sdtPr>
              <w:tag w:val="goog_rdk_115"/>
            </w:sdtPr>
            <w:sdtContent>
              <w:r w:rsidDel="00000000" w:rsidR="00000000" w:rsidRPr="00000000">
                <w:rPr>
                  <w:rtl w:val="0"/>
                  <w:rPrChange w:author="SANDRA PATRICIA HOYOS SEPULVEDA" w:id="1" w:date="2022-04-19T02:57:07Z">
                    <w:rPr>
                      <w:sz w:val="20"/>
                      <w:szCs w:val="20"/>
                    </w:rPr>
                  </w:rPrChange>
                </w:rPr>
                <w:t xml:space="preserve"> </w:t>
              </w:r>
            </w:sdtContent>
          </w:sdt>
          <w:sdt>
            <w:sdtPr>
              <w:tag w:val="goog_rdk_116"/>
            </w:sdtPr>
            <w:sdtContent>
              <w:r w:rsidDel="00000000" w:rsidR="00000000" w:rsidRPr="00000000">
                <w:rPr>
                  <w:b w:val="1"/>
                  <w:rtl w:val="0"/>
                  <w:rPrChange w:author="SANDRA PATRICIA HOYOS SEPULVEDA" w:id="1" w:date="2022-04-19T02:57:07Z">
                    <w:rPr>
                      <w:b w:val="1"/>
                      <w:sz w:val="20"/>
                      <w:szCs w:val="20"/>
                    </w:rPr>
                  </w:rPrChange>
                </w:rPr>
                <w:t xml:space="preserve">Políticas favorecedoras de los entornos saludables</w:t>
              </w:r>
            </w:sdtContent>
          </w:sdt>
        </w:p>
      </w:sdtContent>
    </w:sdt>
    <w:sdt>
      <w:sdtPr>
        <w:tag w:val="goog_rdk_119"/>
      </w:sdtPr>
      <w:sdtContent>
        <w:p w:rsidR="00000000" w:rsidDel="00000000" w:rsidP="00000000" w:rsidRDefault="00000000" w:rsidRPr="00000000" w14:paraId="00000039">
          <w:pPr>
            <w:spacing w:after="240" w:before="240" w:lineRule="auto"/>
            <w:rPr>
              <w:rPrChange w:author="SANDRA PATRICIA HOYOS SEPULVEDA" w:id="1" w:date="2022-04-19T02:57:07Z">
                <w:rPr>
                  <w:sz w:val="20"/>
                  <w:szCs w:val="20"/>
                </w:rPr>
              </w:rPrChange>
            </w:rPr>
          </w:pPr>
          <w:sdt>
            <w:sdtPr>
              <w:tag w:val="goog_rdk_118"/>
            </w:sdtPr>
            <w:sdtContent>
              <w:r w:rsidDel="00000000" w:rsidR="00000000" w:rsidRPr="00000000">
                <w:rPr>
                  <w:rtl w:val="0"/>
                  <w:rPrChange w:author="SANDRA PATRICIA HOYOS SEPULVEDA" w:id="1" w:date="2022-04-19T02:57:07Z">
                    <w:rPr>
                      <w:sz w:val="20"/>
                      <w:szCs w:val="20"/>
                    </w:rPr>
                  </w:rPrChange>
                </w:rPr>
                <w:t xml:space="preserve">Antes de hablar de políticas, es importante partir del concepto de salud, el cual es entendido como el bienestar psicosocial de un individuo, el cual es dependiente de los determinantes de sus entornos, desde los ámbitos sociales, económicos, culturales ambientales y políticos.</w:t>
              </w:r>
            </w:sdtContent>
          </w:sdt>
        </w:p>
      </w:sdtContent>
    </w:sdt>
    <w:sdt>
      <w:sdtPr>
        <w:tag w:val="goog_rdk_121"/>
      </w:sdtPr>
      <w:sdtContent>
        <w:p w:rsidR="00000000" w:rsidDel="00000000" w:rsidP="00000000" w:rsidRDefault="00000000" w:rsidRPr="00000000" w14:paraId="0000003A">
          <w:pPr>
            <w:spacing w:after="240" w:before="240" w:lineRule="auto"/>
            <w:rPr>
              <w:rPrChange w:author="SANDRA PATRICIA HOYOS SEPULVEDA" w:id="1" w:date="2022-04-19T02:57:07Z">
                <w:rPr>
                  <w:sz w:val="20"/>
                  <w:szCs w:val="20"/>
                </w:rPr>
              </w:rPrChange>
            </w:rPr>
          </w:pPr>
          <w:r w:rsidDel="00000000" w:rsidR="00000000" w:rsidRPr="00000000">
            <w:rPr>
              <w:sz w:val="20"/>
              <w:szCs w:val="20"/>
            </w:rPr>
            <w:drawing>
              <wp:inline distB="114300" distT="114300" distL="114300" distR="114300">
                <wp:extent cx="6332220" cy="2006600"/>
                <wp:effectExtent b="0" l="0" r="0" t="0"/>
                <wp:docPr id="15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332220" cy="2006600"/>
                        </a:xfrm>
                        <a:prstGeom prst="rect"/>
                        <a:ln/>
                      </pic:spPr>
                    </pic:pic>
                  </a:graphicData>
                </a:graphic>
              </wp:inline>
            </w:drawing>
          </w:r>
          <w:sdt>
            <w:sdtPr>
              <w:tag w:val="goog_rdk_120"/>
            </w:sdtPr>
            <w:sdtContent>
              <w:r w:rsidDel="00000000" w:rsidR="00000000" w:rsidRPr="00000000">
                <w:rPr>
                  <w:rtl w:val="0"/>
                </w:rPr>
              </w:r>
            </w:sdtContent>
          </w:sdt>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596900</wp:posOffset>
                    </wp:positionV>
                    <wp:extent cx="1905000" cy="638175"/>
                    <wp:effectExtent b="0" l="0" r="0" t="0"/>
                    <wp:wrapNone/>
                    <wp:docPr id="146" name=""/>
                    <a:graphic>
                      <a:graphicData uri="http://schemas.microsoft.com/office/word/2010/wordprocessingShape">
                        <wps:wsp>
                          <wps:cNvSpPr/>
                          <wps:cNvPr id="10" name="Shape 10"/>
                          <wps:spPr>
                            <a:xfrm>
                              <a:off x="4403025" y="3470438"/>
                              <a:ext cx="1885950" cy="619125"/>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Un acercamiento hacia el concepto de lo que es una política saludable…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596900</wp:posOffset>
                    </wp:positionV>
                    <wp:extent cx="1905000" cy="638175"/>
                    <wp:effectExtent b="0" l="0" r="0" t="0"/>
                    <wp:wrapNone/>
                    <wp:docPr id="146"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1905000" cy="638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2273300</wp:posOffset>
                    </wp:positionH>
                    <wp:positionV relativeFrom="paragraph">
                      <wp:posOffset>304800</wp:posOffset>
                    </wp:positionV>
                    <wp:extent cx="3676650" cy="1276350"/>
                    <wp:effectExtent b="0" l="0" r="0" t="0"/>
                    <wp:wrapNone/>
                    <wp:docPr id="144" name=""/>
                    <a:graphic>
                      <a:graphicData uri="http://schemas.microsoft.com/office/word/2010/wordprocessingShape">
                        <wps:wsp>
                          <wps:cNvSpPr/>
                          <wps:cNvPr id="8" name="Shape 8"/>
                          <wps:spPr>
                            <a:xfrm>
                              <a:off x="3517200" y="3151350"/>
                              <a:ext cx="3657600" cy="125730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18"/>
                                    <w:vertAlign w:val="baseline"/>
                                  </w:rPr>
                                  <w:t xml:space="preserve">Es imperante reconocer que una política pública es donde confluyen todos los esfuerzos para lograr la salud de una comunidad. Las políticas públicas saludables parten de las problemáticas y son la decisión y voluntad sucinta de un gobierno, donde se proponen estrategias, acciones para lograr hábitos favorecedores de la salud, pero que trasciende desde lo jerárquico convirtiéndose en el derrotero de los gobernantes para aunar esfuerzos integrales en pro de su cumplimiento.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2273300</wp:posOffset>
                    </wp:positionH>
                    <wp:positionV relativeFrom="paragraph">
                      <wp:posOffset>304800</wp:posOffset>
                    </wp:positionV>
                    <wp:extent cx="3676650" cy="1276350"/>
                    <wp:effectExtent b="0" l="0" r="0" t="0"/>
                    <wp:wrapNone/>
                    <wp:docPr id="144"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3676650" cy="1276350"/>
                            </a:xfrm>
                            <a:prstGeom prst="rect"/>
                            <a:ln/>
                          </pic:spPr>
                        </pic:pic>
                      </a:graphicData>
                    </a:graphic>
                  </wp:anchor>
                </w:drawing>
              </mc:Fallback>
            </mc:AlternateContent>
          </w:r>
        </w:p>
      </w:sdtContent>
    </w:sdt>
    <w:sdt>
      <w:sdtPr>
        <w:tag w:val="goog_rdk_123"/>
      </w:sdtPr>
      <w:sdtContent>
        <w:p w:rsidR="00000000" w:rsidDel="00000000" w:rsidP="00000000" w:rsidRDefault="00000000" w:rsidRPr="00000000" w14:paraId="0000003B">
          <w:pPr>
            <w:spacing w:after="240" w:before="240" w:lineRule="auto"/>
            <w:rPr>
              <w:rPrChange w:author="SANDRA PATRICIA HOYOS SEPULVEDA" w:id="1" w:date="2022-04-19T02:57:07Z">
                <w:rPr>
                  <w:sz w:val="20"/>
                  <w:szCs w:val="20"/>
                </w:rPr>
              </w:rPrChange>
            </w:rPr>
          </w:pPr>
          <w:sdt>
            <w:sdtPr>
              <w:tag w:val="goog_rdk_122"/>
            </w:sdtPr>
            <w:sdtContent>
              <w:r w:rsidDel="00000000" w:rsidR="00000000" w:rsidRPr="00000000">
                <w:rPr>
                  <w:rtl w:val="0"/>
                  <w:rPrChange w:author="SANDRA PATRICIA HOYOS SEPULVEDA" w:id="1" w:date="2022-04-19T02:57:07Z">
                    <w:rPr>
                      <w:sz w:val="20"/>
                      <w:szCs w:val="20"/>
                    </w:rPr>
                  </w:rPrChange>
                </w:rPr>
                <w:t xml:space="preserve">Entonces, las políticas públicas saludables apuntan a atender las necesidades de las comunidades para la toma de decisiones que fomentan o inhiben ciertas conductas en un grupo de personas.</w:t>
              </w:r>
            </w:sdtContent>
          </w:sdt>
        </w:p>
      </w:sdtContent>
    </w:sdt>
    <w:sdt>
      <w:sdtPr>
        <w:tag w:val="goog_rdk_128"/>
      </w:sdtPr>
      <w:sdtContent>
        <w:p w:rsidR="00000000" w:rsidDel="00000000" w:rsidP="00000000" w:rsidRDefault="00000000" w:rsidRPr="00000000" w14:paraId="0000003C">
          <w:pPr>
            <w:spacing w:after="240" w:before="240" w:lineRule="auto"/>
            <w:rPr>
              <w:rPrChange w:author="SANDRA PATRICIA HOYOS SEPULVEDA" w:id="1" w:date="2022-04-19T02:57:07Z">
                <w:rPr>
                  <w:sz w:val="20"/>
                  <w:szCs w:val="20"/>
                </w:rPr>
              </w:rPrChange>
            </w:rPr>
          </w:pPr>
          <w:sdt>
            <w:sdtPr>
              <w:tag w:val="goog_rdk_124"/>
            </w:sdtPr>
            <w:sdtContent>
              <w:r w:rsidDel="00000000" w:rsidR="00000000" w:rsidRPr="00000000">
                <w:rPr>
                  <w:rtl w:val="0"/>
                  <w:rPrChange w:author="SANDRA PATRICIA HOYOS SEPULVEDA" w:id="1" w:date="2022-04-19T02:57:07Z">
                    <w:rPr>
                      <w:sz w:val="20"/>
                      <w:szCs w:val="20"/>
                    </w:rPr>
                  </w:rPrChange>
                </w:rPr>
                <w:t xml:space="preserve">En una política pública saludable todas las instituciones de los sectores y sus actores deben confluir en su </w:t>
              </w:r>
            </w:sdtContent>
          </w:sdt>
          <w:r w:rsidDel="00000000" w:rsidR="00000000" w:rsidRPr="00000000">
            <w:rPr>
              <w:sz w:val="20"/>
              <w:szCs w:val="20"/>
            </w:rPr>
            <w:drawing>
              <wp:anchor allowOverlap="1" behindDoc="0" distB="0" distT="0" distL="114300" distR="114300" hidden="0" layoutInCell="1" locked="0" relativeHeight="0" simplePos="0">
                <wp:simplePos x="0" y="0"/>
                <wp:positionH relativeFrom="margin">
                  <wp:posOffset>1590675</wp:posOffset>
                </wp:positionH>
                <wp:positionV relativeFrom="margin">
                  <wp:posOffset>6838950</wp:posOffset>
                </wp:positionV>
                <wp:extent cx="2898775" cy="1360170"/>
                <wp:effectExtent b="0" l="0" r="0" t="0"/>
                <wp:wrapSquare wrapText="bothSides" distB="0" distT="0" distL="114300" distR="114300"/>
                <wp:docPr id="15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898775" cy="1360170"/>
                        </a:xfrm>
                        <a:prstGeom prst="rect"/>
                        <a:ln/>
                      </pic:spPr>
                    </pic:pic>
                  </a:graphicData>
                </a:graphic>
              </wp:anchor>
            </w:drawing>
          </w:r>
          <w:sdt>
            <w:sdtPr>
              <w:tag w:val="goog_rdk_125"/>
            </w:sdtPr>
            <w:sdtContent>
              <w:r w:rsidDel="00000000" w:rsidR="00000000" w:rsidRPr="00000000">
                <w:rPr>
                  <w:rtl w:val="0"/>
                  <w:rPrChange w:author="SANDRA PATRICIA HOYOS SEPULVEDA" w:id="1" w:date="2022-04-19T02:57:07Z">
                    <w:rPr>
                      <w:sz w:val="20"/>
                      <w:szCs w:val="20"/>
                    </w:rPr>
                  </w:rPrChange>
                </w:rPr>
                <w:t xml:space="preserve">cumplimiento para llevar a cabo sus objetivos y estar en concordancia con las decisiones del estado.</w:t>
              </w:r>
            </w:sdtContent>
          </w:sdt>
          <w:sdt>
            <w:sdtPr>
              <w:tag w:val="goog_rdk_126"/>
            </w:sdtPr>
            <w:sdtContent>
              <w:commentRangeStart w:id="1"/>
            </w:sdtContent>
          </w:sdt>
          <w:sdt>
            <w:sdtPr>
              <w:tag w:val="goog_rdk_127"/>
            </w:sdtPr>
            <w:sdtContent>
              <w:r w:rsidDel="00000000" w:rsidR="00000000" w:rsidRPr="00000000">
                <w:rPr>
                  <w:rtl w:val="0"/>
                </w:rPr>
              </w:r>
            </w:sdtContent>
          </w:sdt>
        </w:p>
      </w:sdtContent>
    </w:sdt>
    <w:sdt>
      <w:sdtPr>
        <w:tag w:val="goog_rdk_130"/>
      </w:sdtPr>
      <w:sdtContent>
        <w:p w:rsidR="00000000" w:rsidDel="00000000" w:rsidP="00000000" w:rsidRDefault="00000000" w:rsidRPr="00000000" w14:paraId="0000003D">
          <w:pPr>
            <w:spacing w:after="240" w:before="240" w:lineRule="auto"/>
            <w:rPr>
              <w:rPrChange w:author="SANDRA PATRICIA HOYOS SEPULVEDA" w:id="1" w:date="2022-04-19T02:57:07Z">
                <w:rPr>
                  <w:sz w:val="20"/>
                  <w:szCs w:val="20"/>
                </w:rPr>
              </w:rPrChange>
            </w:rPr>
          </w:pPr>
          <w:commentRangeEnd w:id="1"/>
          <w:r w:rsidDel="00000000" w:rsidR="00000000" w:rsidRPr="00000000">
            <w:commentReference w:id="1"/>
          </w:r>
          <w:sdt>
            <w:sdtPr>
              <w:tag w:val="goog_rdk_129"/>
            </w:sdtPr>
            <w:sdtContent>
              <w:r w:rsidDel="00000000" w:rsidR="00000000" w:rsidRPr="00000000">
                <w:rPr>
                  <w:rtl w:val="0"/>
                </w:rPr>
              </w:r>
            </w:sdtContent>
          </w:sdt>
        </w:p>
      </w:sdtContent>
    </w:sdt>
    <w:sdt>
      <w:sdtPr>
        <w:tag w:val="goog_rdk_132"/>
      </w:sdtPr>
      <w:sdtContent>
        <w:p w:rsidR="00000000" w:rsidDel="00000000" w:rsidP="00000000" w:rsidRDefault="00000000" w:rsidRPr="00000000" w14:paraId="0000003E">
          <w:pPr>
            <w:spacing w:after="240" w:before="240" w:lineRule="auto"/>
            <w:rPr>
              <w:rPrChange w:author="SANDRA PATRICIA HOYOS SEPULVEDA" w:id="1" w:date="2022-04-19T02:57:07Z">
                <w:rPr>
                  <w:sz w:val="20"/>
                  <w:szCs w:val="20"/>
                </w:rPr>
              </w:rPrChange>
            </w:rPr>
          </w:pPr>
          <w:sdt>
            <w:sdtPr>
              <w:tag w:val="goog_rdk_131"/>
            </w:sdtPr>
            <w:sdtContent>
              <w:r w:rsidDel="00000000" w:rsidR="00000000" w:rsidRPr="00000000">
                <w:rPr>
                  <w:rtl w:val="0"/>
                </w:rPr>
              </w:r>
            </w:sdtContent>
          </w:sdt>
        </w:p>
      </w:sdtContent>
    </w:sdt>
    <w:sdt>
      <w:sdtPr>
        <w:tag w:val="goog_rdk_134"/>
      </w:sdtPr>
      <w:sdtContent>
        <w:p w:rsidR="00000000" w:rsidDel="00000000" w:rsidP="00000000" w:rsidRDefault="00000000" w:rsidRPr="00000000" w14:paraId="0000003F">
          <w:pPr>
            <w:spacing w:after="240" w:before="240" w:lineRule="auto"/>
            <w:rPr>
              <w:rPrChange w:author="SANDRA PATRICIA HOYOS SEPULVEDA" w:id="1" w:date="2022-04-19T02:57:07Z">
                <w:rPr>
                  <w:sz w:val="20"/>
                  <w:szCs w:val="20"/>
                </w:rPr>
              </w:rPrChange>
            </w:rPr>
          </w:pPr>
          <w:sdt>
            <w:sdtPr>
              <w:tag w:val="goog_rdk_133"/>
            </w:sdtPr>
            <w:sdtContent>
              <w:r w:rsidDel="00000000" w:rsidR="00000000" w:rsidRPr="00000000">
                <w:rPr>
                  <w:rtl w:val="0"/>
                </w:rPr>
              </w:r>
            </w:sdtContent>
          </w:sdt>
        </w:p>
      </w:sdtContent>
    </w:sdt>
    <w:sdt>
      <w:sdtPr>
        <w:tag w:val="goog_rdk_136"/>
      </w:sdtPr>
      <w:sdtContent>
        <w:p w:rsidR="00000000" w:rsidDel="00000000" w:rsidP="00000000" w:rsidRDefault="00000000" w:rsidRPr="00000000" w14:paraId="00000040">
          <w:pPr>
            <w:spacing w:after="240" w:before="240" w:lineRule="auto"/>
            <w:rPr>
              <w:rPrChange w:author="SANDRA PATRICIA HOYOS SEPULVEDA" w:id="1" w:date="2022-04-19T02:57:07Z">
                <w:rPr>
                  <w:sz w:val="20"/>
                  <w:szCs w:val="20"/>
                </w:rPr>
              </w:rPrChange>
            </w:rPr>
          </w:pPr>
          <w:sdt>
            <w:sdtPr>
              <w:tag w:val="goog_rdk_135"/>
            </w:sdtPr>
            <w:sdtContent>
              <w:r w:rsidDel="00000000" w:rsidR="00000000" w:rsidRPr="00000000">
                <w:rPr>
                  <w:rtl w:val="0"/>
                </w:rPr>
              </w:r>
            </w:sdtContent>
          </w:sdt>
        </w:p>
      </w:sdtContent>
    </w:sdt>
    <w:sdt>
      <w:sdtPr>
        <w:tag w:val="goog_rdk_138"/>
      </w:sdtPr>
      <w:sdtContent>
        <w:p w:rsidR="00000000" w:rsidDel="00000000" w:rsidP="00000000" w:rsidRDefault="00000000" w:rsidRPr="00000000" w14:paraId="00000041">
          <w:pPr>
            <w:spacing w:after="240" w:before="240" w:lineRule="auto"/>
            <w:rPr>
              <w:rPrChange w:author="SANDRA PATRICIA HOYOS SEPULVEDA" w:id="1" w:date="2022-04-19T02:57:07Z">
                <w:rPr>
                  <w:sz w:val="20"/>
                  <w:szCs w:val="20"/>
                </w:rPr>
              </w:rPrChange>
            </w:rPr>
          </w:pPr>
          <w:sdt>
            <w:sdtPr>
              <w:tag w:val="goog_rdk_137"/>
            </w:sdtPr>
            <w:sdtContent>
              <w:r w:rsidDel="00000000" w:rsidR="00000000" w:rsidRPr="00000000">
                <w:rPr>
                  <w:rtl w:val="0"/>
                </w:rPr>
              </w:r>
            </w:sdtContent>
          </w:sdt>
        </w:p>
      </w:sdtContent>
    </w:sdt>
    <w:sdt>
      <w:sdtPr>
        <w:tag w:val="goog_rdk_140"/>
      </w:sdtPr>
      <w:sdtContent>
        <w:p w:rsidR="00000000" w:rsidDel="00000000" w:rsidP="00000000" w:rsidRDefault="00000000" w:rsidRPr="00000000" w14:paraId="00000042">
          <w:pPr>
            <w:spacing w:after="240" w:before="240" w:lineRule="auto"/>
            <w:rPr>
              <w:rPrChange w:author="SANDRA PATRICIA HOYOS SEPULVEDA" w:id="1" w:date="2022-04-19T02:57:07Z">
                <w:rPr>
                  <w:sz w:val="20"/>
                  <w:szCs w:val="20"/>
                </w:rPr>
              </w:rPrChange>
            </w:rPr>
          </w:pPr>
          <w:sdt>
            <w:sdtPr>
              <w:tag w:val="goog_rdk_139"/>
            </w:sdtPr>
            <w:sdtContent>
              <w:r w:rsidDel="00000000" w:rsidR="00000000" w:rsidRPr="00000000">
                <w:rPr>
                  <w:rtl w:val="0"/>
                  <w:rPrChange w:author="SANDRA PATRICIA HOYOS SEPULVEDA" w:id="1" w:date="2022-04-19T02:57:07Z">
                    <w:rPr>
                      <w:sz w:val="20"/>
                      <w:szCs w:val="20"/>
                    </w:rPr>
                  </w:rPrChange>
                </w:rPr>
                <w:t xml:space="preserve">En términos generales con las políticas se busca incidir en:</w:t>
              </w:r>
            </w:sdtContent>
          </w:sdt>
        </w:p>
      </w:sdtContent>
    </w:sdt>
    <w:sdt>
      <w:sdtPr>
        <w:tag w:val="goog_rdk_143"/>
      </w:sdtPr>
      <w:sdtContent>
        <w:p w:rsidR="00000000" w:rsidDel="00000000" w:rsidP="00000000" w:rsidRDefault="00000000" w:rsidRPr="00000000" w14:paraId="00000043">
          <w:pPr>
            <w:spacing w:after="240" w:before="240" w:lineRule="auto"/>
            <w:jc w:val="center"/>
            <w:rPr>
              <w:rPrChange w:author="SANDRA PATRICIA HOYOS SEPULVEDA" w:id="1" w:date="2022-04-19T02:57:07Z">
                <w:rPr>
                  <w:sz w:val="20"/>
                  <w:szCs w:val="20"/>
                </w:rPr>
              </w:rPrChange>
            </w:rPr>
          </w:pPr>
          <w:sdt>
            <w:sdtPr>
              <w:tag w:val="goog_rdk_141"/>
            </w:sdtPr>
            <w:sdtContent>
              <w:commentRangeStart w:id="2"/>
            </w:sdtContent>
          </w:sdt>
          <w:r w:rsidDel="00000000" w:rsidR="00000000" w:rsidRPr="00000000">
            <w:rPr>
              <w:sz w:val="20"/>
              <w:szCs w:val="20"/>
            </w:rPr>
            <w:drawing>
              <wp:inline distB="114300" distT="114300" distL="114300" distR="114300">
                <wp:extent cx="5696903" cy="4557522"/>
                <wp:effectExtent b="0" l="0" r="0" t="0"/>
                <wp:docPr id="15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696903" cy="4557522"/>
                        </a:xfrm>
                        <a:prstGeom prst="rect"/>
                        <a:ln/>
                      </pic:spPr>
                    </pic:pic>
                  </a:graphicData>
                </a:graphic>
              </wp:inline>
            </w:drawing>
          </w:r>
          <w:commentRangeEnd w:id="2"/>
          <w:r w:rsidDel="00000000" w:rsidR="00000000" w:rsidRPr="00000000">
            <w:commentReference w:id="2"/>
          </w:r>
          <w:sdt>
            <w:sdtPr>
              <w:tag w:val="goog_rdk_142"/>
            </w:sdtPr>
            <w:sdtContent>
              <w:r w:rsidDel="00000000" w:rsidR="00000000" w:rsidRPr="00000000">
                <w:rPr>
                  <w:rtl w:val="0"/>
                </w:rPr>
              </w:r>
            </w:sdtContent>
          </w:sdt>
        </w:p>
      </w:sdtContent>
    </w:sdt>
    <w:sdt>
      <w:sdtPr>
        <w:tag w:val="goog_rdk_145"/>
      </w:sdtPr>
      <w:sdtContent>
        <w:p w:rsidR="00000000" w:rsidDel="00000000" w:rsidP="00000000" w:rsidRDefault="00000000" w:rsidRPr="00000000" w14:paraId="00000044">
          <w:pPr>
            <w:spacing w:after="160" w:lineRule="auto"/>
            <w:ind w:left="1800" w:hanging="360"/>
            <w:rPr>
              <w:rPrChange w:author="SANDRA PATRICIA HOYOS SEPULVEDA" w:id="1" w:date="2022-04-19T02:57:07Z">
                <w:rPr>
                  <w:sz w:val="20"/>
                  <w:szCs w:val="20"/>
                </w:rPr>
              </w:rPrChange>
            </w:rPr>
          </w:pPr>
          <w:sdt>
            <w:sdtPr>
              <w:tag w:val="goog_rdk_144"/>
            </w:sdtPr>
            <w:sdtContent>
              <w:r w:rsidDel="00000000" w:rsidR="00000000" w:rsidRPr="00000000">
                <w:rPr>
                  <w:rtl w:val="0"/>
                  <w:rPrChange w:author="SANDRA PATRICIA HOYOS SEPULVEDA" w:id="1" w:date="2022-04-19T02:57:07Z">
                    <w:rPr>
                      <w:sz w:val="20"/>
                      <w:szCs w:val="20"/>
                    </w:rPr>
                  </w:rPrChange>
                </w:rPr>
                <w:t xml:space="preserve">· </w:t>
              </w:r>
            </w:sdtContent>
          </w:sdt>
        </w:p>
      </w:sdtContent>
    </w:sdt>
    <w:sdt>
      <w:sdtPr>
        <w:tag w:val="goog_rdk_147"/>
      </w:sdtPr>
      <w:sdtContent>
        <w:p w:rsidR="00000000" w:rsidDel="00000000" w:rsidP="00000000" w:rsidRDefault="00000000" w:rsidRPr="00000000" w14:paraId="00000045">
          <w:pPr>
            <w:spacing w:after="240" w:before="240" w:lineRule="auto"/>
            <w:rPr>
              <w:rPrChange w:author="SANDRA PATRICIA HOYOS SEPULVEDA" w:id="1" w:date="2022-04-19T02:57:07Z">
                <w:rPr>
                  <w:sz w:val="20"/>
                  <w:szCs w:val="20"/>
                </w:rPr>
              </w:rPrChange>
            </w:rPr>
          </w:pPr>
          <w:sdt>
            <w:sdtPr>
              <w:tag w:val="goog_rdk_146"/>
            </w:sdtPr>
            <w:sdtContent>
              <w:r w:rsidDel="00000000" w:rsidR="00000000" w:rsidRPr="00000000">
                <w:rPr>
                  <w:rtl w:val="0"/>
                  <w:rPrChange w:author="SANDRA PATRICIA HOYOS SEPULVEDA" w:id="1" w:date="2022-04-19T02:57:07Z">
                    <w:rPr>
                      <w:sz w:val="20"/>
                      <w:szCs w:val="20"/>
                    </w:rPr>
                  </w:rPrChange>
                </w:rPr>
                <w:t xml:space="preserve">Finalmente, es importante saber que las políticas buscan influenciar las condiciones de vida de una comunidad cuyo principal objetivo es que se creen entornos saludables que promuevan el bienestar y faciliten las condiciones para la preservación de la salud de una comunidad.</w:t>
              </w:r>
            </w:sdtContent>
          </w:sdt>
        </w:p>
      </w:sdtContent>
    </w:sdt>
    <w:sdt>
      <w:sdtPr>
        <w:tag w:val="goog_rdk_150"/>
      </w:sdtPr>
      <w:sdtContent>
        <w:p w:rsidR="00000000" w:rsidDel="00000000" w:rsidP="00000000" w:rsidRDefault="00000000" w:rsidRPr="00000000" w14:paraId="00000046">
          <w:pPr>
            <w:spacing w:after="240" w:before="240" w:lineRule="auto"/>
            <w:rPr>
              <w:b w:val="1"/>
              <w:rPrChange w:author="SANDRA PATRICIA HOYOS SEPULVEDA" w:id="1" w:date="2022-04-19T02:57:07Z">
                <w:rPr>
                  <w:b w:val="1"/>
                  <w:sz w:val="20"/>
                  <w:szCs w:val="20"/>
                </w:rPr>
              </w:rPrChange>
            </w:rPr>
          </w:pPr>
          <w:r w:rsidDel="00000000" w:rsidR="00000000" w:rsidRPr="00000000">
            <w:rPr>
              <w:sz w:val="20"/>
              <w:szCs w:val="20"/>
            </w:rPr>
            <w:drawing>
              <wp:anchor allowOverlap="1" behindDoc="0" distB="0" distT="0" distL="114300" distR="114300" hidden="0" layoutInCell="1" locked="0" relativeHeight="0" simplePos="0">
                <wp:simplePos x="0" y="0"/>
                <wp:positionH relativeFrom="margin">
                  <wp:align>right</wp:align>
                </wp:positionH>
                <wp:positionV relativeFrom="margin">
                  <wp:posOffset>6539865</wp:posOffset>
                </wp:positionV>
                <wp:extent cx="1571625" cy="1524000"/>
                <wp:effectExtent b="0" l="0" r="0" t="0"/>
                <wp:wrapSquare wrapText="bothSides" distB="0" distT="0" distL="114300" distR="114300"/>
                <wp:docPr id="16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571625" cy="1524000"/>
                        </a:xfrm>
                        <a:prstGeom prst="rect"/>
                        <a:ln/>
                      </pic:spPr>
                    </pic:pic>
                  </a:graphicData>
                </a:graphic>
              </wp:anchor>
            </w:drawing>
          </w:r>
          <w:sdt>
            <w:sdtPr>
              <w:tag w:val="goog_rdk_148"/>
            </w:sdtPr>
            <w:sdtContent>
              <w:r w:rsidDel="00000000" w:rsidR="00000000" w:rsidRPr="00000000">
                <w:rPr>
                  <w:rtl w:val="0"/>
                  <w:rPrChange w:author="SANDRA PATRICIA HOYOS SEPULVEDA" w:id="1" w:date="2022-04-19T02:57:07Z">
                    <w:rPr>
                      <w:sz w:val="20"/>
                      <w:szCs w:val="20"/>
                    </w:rPr>
                  </w:rPrChange>
                </w:rPr>
                <w:t xml:space="preserve"> </w:t>
              </w:r>
            </w:sdtContent>
          </w:sdt>
          <w:sdt>
            <w:sdtPr>
              <w:tag w:val="goog_rdk_149"/>
            </w:sdtPr>
            <w:sdtContent>
              <w:r w:rsidDel="00000000" w:rsidR="00000000" w:rsidRPr="00000000">
                <w:rPr>
                  <w:b w:val="1"/>
                  <w:rtl w:val="0"/>
                  <w:rPrChange w:author="SANDRA PATRICIA HOYOS SEPULVEDA" w:id="1" w:date="2022-04-19T02:57:07Z">
                    <w:rPr>
                      <w:b w:val="1"/>
                      <w:sz w:val="20"/>
                      <w:szCs w:val="20"/>
                    </w:rPr>
                  </w:rPrChange>
                </w:rPr>
                <w:t xml:space="preserve">1.1 A nivel internacional</w:t>
              </w:r>
            </w:sdtContent>
          </w:sdt>
        </w:p>
      </w:sdtContent>
    </w:sdt>
    <w:sdt>
      <w:sdtPr>
        <w:tag w:val="goog_rdk_155"/>
      </w:sdtPr>
      <w:sdtContent>
        <w:p w:rsidR="00000000" w:rsidDel="00000000" w:rsidP="00000000" w:rsidRDefault="00000000" w:rsidRPr="00000000" w14:paraId="00000047">
          <w:pPr>
            <w:spacing w:after="240" w:before="240" w:lineRule="auto"/>
            <w:jc w:val="both"/>
            <w:rPr>
              <w:rPrChange w:author="SANDRA PATRICIA HOYOS SEPULVEDA" w:id="1" w:date="2022-04-19T02:57:07Z">
                <w:rPr>
                  <w:sz w:val="20"/>
                  <w:szCs w:val="20"/>
                </w:rPr>
              </w:rPrChange>
            </w:rPr>
          </w:pPr>
          <w:sdt>
            <w:sdtPr>
              <w:tag w:val="goog_rdk_151"/>
            </w:sdtPr>
            <w:sdtContent>
              <w:r w:rsidDel="00000000" w:rsidR="00000000" w:rsidRPr="00000000">
                <w:rPr>
                  <w:rtl w:val="0"/>
                  <w:rPrChange w:author="SANDRA PATRICIA HOYOS SEPULVEDA" w:id="1" w:date="2022-04-19T02:57:07Z">
                    <w:rPr>
                      <w:sz w:val="20"/>
                      <w:szCs w:val="20"/>
                    </w:rPr>
                  </w:rPrChange>
                </w:rPr>
                <w:t xml:space="preserve">A medida que pasa el tiempo las políticas a nivel internacional se han ido modificando. En un inicio estuvieron limitadas y se relacionaban con motivos de la religión, de la economía o en algunos casos de los reinos o gobiernos. Pero en el siglo XX y lo corrido del siglo XXI, los organismos internacionales, por medio de sus organizaciones, hicieron ampliación de sus fines por lo que estimaron sus propias directrices. Tiempo después se creó la Organización Mundial de la Salud - OMS (7 de abril de 1948), permitiendo realizar acuerdos internacionales sobre la forma de tratar los problemas más relevantes de salud de los diferentes continentes</w:t>
              </w:r>
            </w:sdtContent>
          </w:sdt>
          <w:sdt>
            <w:sdtPr>
              <w:tag w:val="goog_rdk_152"/>
            </w:sdtPr>
            <w:sdtContent>
              <w:commentRangeStart w:id="3"/>
            </w:sdtContent>
          </w:sdt>
          <w:sdt>
            <w:sdtPr>
              <w:tag w:val="goog_rdk_153"/>
            </w:sdtPr>
            <w:sdtContent>
              <w:r w:rsidDel="00000000" w:rsidR="00000000" w:rsidRPr="00000000">
                <w:rPr>
                  <w:rtl w:val="0"/>
                  <w:rPrChange w:author="SANDRA PATRICIA HOYOS SEPULVEDA" w:id="1" w:date="2022-04-19T02:57:07Z">
                    <w:rPr>
                      <w:sz w:val="20"/>
                      <w:szCs w:val="20"/>
                    </w:rPr>
                  </w:rPrChange>
                </w:rPr>
                <w:t xml:space="preserve">.</w:t>
              </w:r>
            </w:sdtContent>
          </w:sdt>
          <w:commentRangeEnd w:id="3"/>
          <w:r w:rsidDel="00000000" w:rsidR="00000000" w:rsidRPr="00000000">
            <w:commentReference w:id="3"/>
          </w:r>
          <w:sdt>
            <w:sdtPr>
              <w:tag w:val="goog_rdk_154"/>
            </w:sdtPr>
            <w:sdtContent>
              <w:r w:rsidDel="00000000" w:rsidR="00000000" w:rsidRPr="00000000">
                <w:rPr>
                  <w:rtl w:val="0"/>
                </w:rPr>
              </w:r>
            </w:sdtContent>
          </w:sdt>
        </w:p>
      </w:sdtContent>
    </w:sdt>
    <w:sdt>
      <w:sdtPr>
        <w:tag w:val="goog_rdk_157"/>
      </w:sdtPr>
      <w:sdtContent>
        <w:p w:rsidR="00000000" w:rsidDel="00000000" w:rsidP="00000000" w:rsidRDefault="00000000" w:rsidRPr="00000000" w14:paraId="00000048">
          <w:pPr>
            <w:spacing w:after="240" w:before="240" w:lineRule="auto"/>
            <w:rPr>
              <w:rPrChange w:author="SANDRA PATRICIA HOYOS SEPULVEDA" w:id="1" w:date="2022-04-19T02:57:07Z">
                <w:rPr>
                  <w:sz w:val="20"/>
                  <w:szCs w:val="20"/>
                </w:rPr>
              </w:rPrChange>
            </w:rPr>
          </w:pPr>
          <w:sdt>
            <w:sdtPr>
              <w:tag w:val="goog_rdk_156"/>
            </w:sdtPr>
            <w:sdtContent>
              <w:r w:rsidDel="00000000" w:rsidR="00000000" w:rsidRPr="00000000">
                <w:rPr>
                  <w:rtl w:val="0"/>
                </w:rPr>
              </w:r>
            </w:sdtContent>
          </w:sdt>
        </w:p>
      </w:sdtContent>
    </w:sdt>
    <w:sdt>
      <w:sdtPr>
        <w:tag w:val="goog_rdk_159"/>
      </w:sdtPr>
      <w:sdtContent>
        <w:p w:rsidR="00000000" w:rsidDel="00000000" w:rsidP="00000000" w:rsidRDefault="00000000" w:rsidRPr="00000000" w14:paraId="00000049">
          <w:pPr>
            <w:spacing w:after="240" w:before="240" w:lineRule="auto"/>
            <w:rPr>
              <w:rPrChange w:author="SANDRA PATRICIA HOYOS SEPULVEDA" w:id="1" w:date="2022-04-19T02:57:07Z">
                <w:rPr>
                  <w:sz w:val="20"/>
                  <w:szCs w:val="20"/>
                </w:rPr>
              </w:rPrChange>
            </w:rPr>
          </w:pPr>
          <w:sdt>
            <w:sdtPr>
              <w:tag w:val="goog_rdk_158"/>
            </w:sdtPr>
            <w:sdtContent>
              <w:r w:rsidDel="00000000" w:rsidR="00000000" w:rsidRPr="00000000">
                <w:rPr>
                  <w:rtl w:val="0"/>
                  <w:rPrChange w:author="SANDRA PATRICIA HOYOS SEPULVEDA" w:id="1" w:date="2022-04-19T02:57:07Z">
                    <w:rPr>
                      <w:sz w:val="20"/>
                      <w:szCs w:val="20"/>
                    </w:rPr>
                  </w:rPrChange>
                </w:rPr>
                <w:t xml:space="preserve">Se pueden identificar entonces unos momentos históricos que marcaron la concepción de la salud y la forma de abordarla, veámoslos:</w:t>
              </w:r>
            </w:sdtContent>
          </w:sdt>
        </w:p>
      </w:sdtContent>
    </w:sdt>
    <w:sdt>
      <w:sdtPr>
        <w:tag w:val="goog_rdk_161"/>
      </w:sdtPr>
      <w:sdtContent>
        <w:p w:rsidR="00000000" w:rsidDel="00000000" w:rsidP="00000000" w:rsidRDefault="00000000" w:rsidRPr="00000000" w14:paraId="0000004A">
          <w:pPr>
            <w:spacing w:after="120" w:lineRule="auto"/>
            <w:rPr>
              <w:color w:val="231f20"/>
              <w:rPrChange w:author="SANDRA PATRICIA HOYOS SEPULVEDA" w:id="1" w:date="2022-04-19T02:57:07Z">
                <w:rPr>
                  <w:color w:val="231f20"/>
                  <w:sz w:val="20"/>
                  <w:szCs w:val="20"/>
                </w:rPr>
              </w:rPrChange>
            </w:rPr>
          </w:pPr>
          <w:sdt>
            <w:sdtPr>
              <w:tag w:val="goog_rdk_160"/>
            </w:sdtPr>
            <w:sdtContent>
              <w:r w:rsidDel="00000000" w:rsidR="00000000" w:rsidRPr="00000000">
                <w:rPr>
                  <w:rtl w:val="0"/>
                </w:rPr>
              </w:r>
            </w:sdtContent>
          </w:sdt>
        </w:p>
      </w:sdtContent>
    </w:sdt>
    <w:tbl>
      <w:tblPr>
        <w:tblStyle w:val="Table6"/>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sdt>
            <w:sdtPr>
              <w:tag w:val="goog_rdk_163"/>
            </w:sdtPr>
            <w:sdtContent>
              <w:p w:rsidR="00000000" w:rsidDel="00000000" w:rsidP="00000000" w:rsidRDefault="00000000" w:rsidRPr="00000000" w14:paraId="0000004B">
                <w:pPr>
                  <w:spacing w:after="120" w:lineRule="auto"/>
                  <w:ind w:left="283" w:firstLine="0"/>
                  <w:jc w:val="center"/>
                  <w:rPr>
                    <w:rFonts w:ascii="Arial" w:cs="Arial" w:eastAsia="Arial" w:hAnsi="Arial"/>
                    <w:color w:val="ffffff"/>
                    <w:sz w:val="22"/>
                    <w:szCs w:val="22"/>
                    <w:rPrChange w:author="SANDRA PATRICIA HOYOS SEPULVEDA" w:id="1" w:date="2022-04-19T02:57:07Z">
                      <w:rPr>
                        <w:rFonts w:ascii="Arial" w:cs="Arial" w:eastAsia="Arial" w:hAnsi="Arial"/>
                        <w:color w:val="ffffff"/>
                        <w:sz w:val="20"/>
                        <w:szCs w:val="20"/>
                      </w:rPr>
                    </w:rPrChange>
                  </w:rPr>
                </w:pPr>
                <w:sdt>
                  <w:sdtPr>
                    <w:tag w:val="goog_rdk_162"/>
                  </w:sdtPr>
                  <w:sdtContent>
                    <w:r w:rsidDel="00000000" w:rsidR="00000000" w:rsidRPr="00000000">
                      <w:rPr>
                        <w:rtl w:val="0"/>
                      </w:rPr>
                    </w:r>
                  </w:sdtContent>
                </w:sdt>
              </w:p>
            </w:sdtContent>
          </w:sdt>
          <w:sdt>
            <w:sdtPr>
              <w:tag w:val="goog_rdk_165"/>
            </w:sdtPr>
            <w:sdtContent>
              <w:p w:rsidR="00000000" w:rsidDel="00000000" w:rsidP="00000000" w:rsidRDefault="00000000" w:rsidRPr="00000000" w14:paraId="0000004C">
                <w:pPr>
                  <w:spacing w:after="120" w:lineRule="auto"/>
                  <w:ind w:left="283" w:firstLine="0"/>
                  <w:jc w:val="center"/>
                  <w:rPr>
                    <w:rFonts w:ascii="Arial" w:cs="Arial" w:eastAsia="Arial" w:hAnsi="Arial"/>
                    <w:color w:val="ffffff"/>
                    <w:sz w:val="22"/>
                    <w:szCs w:val="22"/>
                    <w:rPrChange w:author="SANDRA PATRICIA HOYOS SEPULVEDA" w:id="1" w:date="2022-04-19T02:57:07Z">
                      <w:rPr>
                        <w:rFonts w:ascii="Arial" w:cs="Arial" w:eastAsia="Arial" w:hAnsi="Arial"/>
                        <w:color w:val="ffffff"/>
                        <w:sz w:val="20"/>
                        <w:szCs w:val="20"/>
                      </w:rPr>
                    </w:rPrChange>
                  </w:rPr>
                </w:pPr>
                <w:sdt>
                  <w:sdtPr>
                    <w:tag w:val="goog_rdk_164"/>
                  </w:sdtPr>
                  <w:sdtContent>
                    <w:r w:rsidDel="00000000" w:rsidR="00000000" w:rsidRPr="00000000">
                      <w:rPr>
                        <w:rFonts w:ascii="Arial" w:cs="Arial" w:eastAsia="Arial" w:hAnsi="Arial"/>
                        <w:color w:val="ffffff"/>
                        <w:sz w:val="22"/>
                        <w:szCs w:val="22"/>
                        <w:rtl w:val="0"/>
                        <w:rPrChange w:author="SANDRA PATRICIA HOYOS SEPULVEDA" w:id="1" w:date="2022-04-19T02:57:07Z">
                          <w:rPr>
                            <w:rFonts w:ascii="Arial" w:cs="Arial" w:eastAsia="Arial" w:hAnsi="Arial"/>
                            <w:color w:val="ffffff"/>
                            <w:sz w:val="20"/>
                            <w:szCs w:val="20"/>
                          </w:rPr>
                        </w:rPrChange>
                      </w:rPr>
                      <w:t xml:space="preserve">Linea_de_tiempo</w:t>
                    </w:r>
                  </w:sdtContent>
                </w:sdt>
              </w:p>
            </w:sdtContent>
          </w:sdt>
          <w:sdt>
            <w:sdtPr>
              <w:tag w:val="goog_rdk_169"/>
            </w:sdtPr>
            <w:sdtContent>
              <w:p w:rsidR="00000000" w:rsidDel="00000000" w:rsidP="00000000" w:rsidRDefault="00000000" w:rsidRPr="00000000" w14:paraId="0000004D">
                <w:pPr>
                  <w:spacing w:after="120" w:lineRule="auto"/>
                  <w:jc w:val="center"/>
                  <w:rPr>
                    <w:rFonts w:ascii="Arial" w:cs="Arial" w:eastAsia="Arial" w:hAnsi="Arial"/>
                    <w:color w:val="ffffff"/>
                    <w:sz w:val="22"/>
                    <w:szCs w:val="22"/>
                    <w:rPrChange w:author="SANDRA PATRICIA HOYOS SEPULVEDA" w:id="1" w:date="2022-04-19T02:57:07Z">
                      <w:rPr>
                        <w:rFonts w:ascii="Arial" w:cs="Arial" w:eastAsia="Arial" w:hAnsi="Arial"/>
                        <w:color w:val="ffffff"/>
                        <w:sz w:val="20"/>
                        <w:szCs w:val="20"/>
                      </w:rPr>
                    </w:rPrChange>
                  </w:rPr>
                </w:pPr>
                <w:sdt>
                  <w:sdtPr>
                    <w:tag w:val="goog_rdk_166"/>
                  </w:sdtPr>
                  <w:sdtContent>
                    <w:commentRangeStart w:id="4"/>
                  </w:sdtContent>
                </w:sdt>
                <w:sdt>
                  <w:sdtPr>
                    <w:tag w:val="goog_rdk_167"/>
                  </w:sdtPr>
                  <w:sdtContent>
                    <w:r w:rsidDel="00000000" w:rsidR="00000000" w:rsidRPr="00000000">
                      <w:rPr>
                        <w:rFonts w:ascii="Arial" w:cs="Arial" w:eastAsia="Arial" w:hAnsi="Arial"/>
                        <w:color w:val="ffffff"/>
                        <w:sz w:val="22"/>
                        <w:szCs w:val="22"/>
                        <w:rtl w:val="0"/>
                        <w:rPrChange w:author="SANDRA PATRICIA HOYOS SEPULVEDA" w:id="1" w:date="2022-04-19T02:57:07Z">
                          <w:rPr>
                            <w:rFonts w:ascii="Arial" w:cs="Arial" w:eastAsia="Arial" w:hAnsi="Arial"/>
                            <w:color w:val="ffffff"/>
                            <w:sz w:val="20"/>
                            <w:szCs w:val="20"/>
                          </w:rPr>
                        </w:rPrChange>
                      </w:rPr>
                      <w:t xml:space="preserve">CF001_1_1_cocepcion</w:t>
                    </w:r>
                  </w:sdtContent>
                </w:sdt>
                <w:commentRangeEnd w:id="4"/>
                <w:r w:rsidDel="00000000" w:rsidR="00000000" w:rsidRPr="00000000">
                  <w:commentReference w:id="4"/>
                </w:r>
                <w:sdt>
                  <w:sdtPr>
                    <w:tag w:val="goog_rdk_168"/>
                  </w:sdtPr>
                  <w:sdtContent>
                    <w:r w:rsidDel="00000000" w:rsidR="00000000" w:rsidRPr="00000000">
                      <w:rPr>
                        <w:rtl w:val="0"/>
                      </w:rPr>
                    </w:r>
                  </w:sdtContent>
                </w:sdt>
              </w:p>
            </w:sdtContent>
          </w:sdt>
          <w:sdt>
            <w:sdtPr>
              <w:tag w:val="goog_rdk_171"/>
            </w:sdtPr>
            <w:sdtContent>
              <w:p w:rsidR="00000000" w:rsidDel="00000000" w:rsidP="00000000" w:rsidRDefault="00000000" w:rsidRPr="00000000" w14:paraId="0000004E">
                <w:pPr>
                  <w:spacing w:after="120" w:lineRule="auto"/>
                  <w:jc w:val="center"/>
                  <w:rPr>
                    <w:rFonts w:ascii="Arial" w:cs="Arial" w:eastAsia="Arial" w:hAnsi="Arial"/>
                    <w:color w:val="231f20"/>
                    <w:sz w:val="22"/>
                    <w:szCs w:val="22"/>
                    <w:rPrChange w:author="SANDRA PATRICIA HOYOS SEPULVEDA" w:id="1" w:date="2022-04-19T02:57:07Z">
                      <w:rPr>
                        <w:rFonts w:ascii="Arial" w:cs="Arial" w:eastAsia="Arial" w:hAnsi="Arial"/>
                        <w:color w:val="231f20"/>
                        <w:sz w:val="20"/>
                        <w:szCs w:val="20"/>
                      </w:rPr>
                    </w:rPrChange>
                  </w:rPr>
                </w:pPr>
                <w:sdt>
                  <w:sdtPr>
                    <w:tag w:val="goog_rdk_170"/>
                  </w:sdtPr>
                  <w:sdtContent>
                    <w:r w:rsidDel="00000000" w:rsidR="00000000" w:rsidRPr="00000000">
                      <w:rPr>
                        <w:rtl w:val="0"/>
                      </w:rPr>
                    </w:r>
                  </w:sdtContent>
                </w:sdt>
              </w:p>
            </w:sdtContent>
          </w:sdt>
        </w:tc>
      </w:tr>
    </w:tbl>
    <w:sdt>
      <w:sdtPr>
        <w:tag w:val="goog_rdk_173"/>
      </w:sdtPr>
      <w:sdtContent>
        <w:p w:rsidR="00000000" w:rsidDel="00000000" w:rsidP="00000000" w:rsidRDefault="00000000" w:rsidRPr="00000000" w14:paraId="0000004F">
          <w:pPr>
            <w:spacing w:after="240" w:before="240" w:lineRule="auto"/>
            <w:rPr>
              <w:rPrChange w:author="SANDRA PATRICIA HOYOS SEPULVEDA" w:id="1" w:date="2022-04-19T02:57:07Z">
                <w:rPr>
                  <w:sz w:val="20"/>
                  <w:szCs w:val="20"/>
                </w:rPr>
              </w:rPrChange>
            </w:rPr>
          </w:pPr>
          <w:sdt>
            <w:sdtPr>
              <w:tag w:val="goog_rdk_172"/>
            </w:sdtPr>
            <w:sdtContent>
              <w:r w:rsidDel="00000000" w:rsidR="00000000" w:rsidRPr="00000000">
                <w:rPr>
                  <w:rtl w:val="0"/>
                </w:rPr>
              </w:r>
            </w:sdtContent>
          </w:sdt>
        </w:p>
      </w:sdtContent>
    </w:sdt>
    <w:sdt>
      <w:sdtPr>
        <w:tag w:val="goog_rdk_175"/>
      </w:sdtPr>
      <w:sdtContent>
        <w:p w:rsidR="00000000" w:rsidDel="00000000" w:rsidP="00000000" w:rsidRDefault="00000000" w:rsidRPr="00000000" w14:paraId="00000050">
          <w:pPr>
            <w:spacing w:after="240" w:before="240" w:lineRule="auto"/>
            <w:rPr>
              <w:rPrChange w:author="SANDRA PATRICIA HOYOS SEPULVEDA" w:id="1" w:date="2022-04-19T02:57:07Z">
                <w:rPr>
                  <w:sz w:val="20"/>
                  <w:szCs w:val="20"/>
                </w:rPr>
              </w:rPrChange>
            </w:rPr>
          </w:pPr>
          <w:sdt>
            <w:sdtPr>
              <w:tag w:val="goog_rdk_174"/>
            </w:sdtPr>
            <w:sdtContent>
              <w:r w:rsidDel="00000000" w:rsidR="00000000" w:rsidRPr="00000000">
                <w:rPr>
                  <w:rtl w:val="0"/>
                  <w:rPrChange w:author="SANDRA PATRICIA HOYOS SEPULVEDA" w:id="1" w:date="2022-04-19T02:57:07Z">
                    <w:rPr>
                      <w:sz w:val="20"/>
                      <w:szCs w:val="20"/>
                    </w:rPr>
                  </w:rPrChange>
                </w:rPr>
                <w:t xml:space="preserve">Partiendo de lo anterior, en la siguiente figura se pueden apreciar los objetivos del milenio para el año 2000. Dándose a conocer en el siguiente marco normativo:</w:t>
              </w:r>
            </w:sdtContent>
          </w:sdt>
        </w:p>
      </w:sdtContent>
    </w:sdt>
    <w:sdt>
      <w:sdtPr>
        <w:tag w:val="goog_rdk_177"/>
      </w:sdtPr>
      <w:sdtContent>
        <w:p w:rsidR="00000000" w:rsidDel="00000000" w:rsidP="00000000" w:rsidRDefault="00000000" w:rsidRPr="00000000" w14:paraId="00000051">
          <w:pPr>
            <w:spacing w:after="240" w:before="240" w:lineRule="auto"/>
            <w:rPr>
              <w:rPrChange w:author="SANDRA PATRICIA HOYOS SEPULVEDA" w:id="1" w:date="2022-04-19T02:57:07Z">
                <w:rPr>
                  <w:sz w:val="20"/>
                  <w:szCs w:val="20"/>
                </w:rPr>
              </w:rPrChange>
            </w:rPr>
          </w:pPr>
          <w:sdt>
            <w:sdtPr>
              <w:tag w:val="goog_rdk_176"/>
            </w:sdtPr>
            <w:sdtContent>
              <w:r w:rsidDel="00000000" w:rsidR="00000000" w:rsidRPr="00000000">
                <w:rPr>
                  <w:rtl w:val="0"/>
                </w:rPr>
              </w:r>
            </w:sdtContent>
          </w:sdt>
        </w:p>
      </w:sdtContent>
    </w:sdt>
    <w:sdt>
      <w:sdtPr>
        <w:tag w:val="goog_rdk_179"/>
      </w:sdtPr>
      <w:sdtContent>
        <w:p w:rsidR="00000000" w:rsidDel="00000000" w:rsidP="00000000" w:rsidRDefault="00000000" w:rsidRPr="00000000" w14:paraId="00000052">
          <w:pPr>
            <w:spacing w:after="240" w:before="240" w:lineRule="auto"/>
            <w:rPr>
              <w:rPrChange w:author="SANDRA PATRICIA HOYOS SEPULVEDA" w:id="1" w:date="2022-04-19T02:57:07Z">
                <w:rPr>
                  <w:sz w:val="20"/>
                  <w:szCs w:val="20"/>
                </w:rPr>
              </w:rPrChange>
            </w:rPr>
          </w:pPr>
          <w:r w:rsidDel="00000000" w:rsidR="00000000" w:rsidRPr="00000000">
            <w:rPr>
              <w:sz w:val="20"/>
              <w:szCs w:val="20"/>
            </w:rPr>
            <w:drawing>
              <wp:inline distB="114300" distT="114300" distL="114300" distR="114300">
                <wp:extent cx="3456623" cy="4194728"/>
                <wp:effectExtent b="0" l="0" r="0" t="0"/>
                <wp:docPr id="16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456623" cy="4194728"/>
                        </a:xfrm>
                        <a:prstGeom prst="rect"/>
                        <a:ln/>
                      </pic:spPr>
                    </pic:pic>
                  </a:graphicData>
                </a:graphic>
              </wp:inline>
            </w:drawing>
          </w:r>
          <w:sdt>
            <w:sdtPr>
              <w:tag w:val="goog_rdk_178"/>
            </w:sdtPr>
            <w:sdtContent>
              <w:r w:rsidDel="00000000" w:rsidR="00000000" w:rsidRPr="00000000">
                <w:rPr>
                  <w:rtl w:val="0"/>
                </w:rPr>
              </w:r>
            </w:sdtContent>
          </w:sdt>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977900</wp:posOffset>
                    </wp:positionV>
                    <wp:extent cx="1905000" cy="352425"/>
                    <wp:effectExtent b="0" l="0" r="0" t="0"/>
                    <wp:wrapNone/>
                    <wp:docPr id="150" name=""/>
                    <a:graphic>
                      <a:graphicData uri="http://schemas.microsoft.com/office/word/2010/wordprocessingShape">
                        <wps:wsp>
                          <wps:cNvSpPr/>
                          <wps:cNvPr id="14" name="Shape 14"/>
                          <wps:spPr>
                            <a:xfrm>
                              <a:off x="4403025" y="3613313"/>
                              <a:ext cx="1885950" cy="333375"/>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1. Erradicación de la pobreza y educación primaria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977900</wp:posOffset>
                    </wp:positionV>
                    <wp:extent cx="1905000" cy="352425"/>
                    <wp:effectExtent b="0" l="0" r="0" t="0"/>
                    <wp:wrapNone/>
                    <wp:docPr id="150" name="image29.png"/>
                    <a:graphic>
                      <a:graphicData uri="http://schemas.openxmlformats.org/drawingml/2006/picture">
                        <pic:pic>
                          <pic:nvPicPr>
                            <pic:cNvPr id="0" name="image29.png"/>
                            <pic:cNvPicPr preferRelativeResize="0"/>
                          </pic:nvPicPr>
                          <pic:blipFill>
                            <a:blip r:embed="rId16"/>
                            <a:srcRect/>
                            <a:stretch>
                              <a:fillRect/>
                            </a:stretch>
                          </pic:blipFill>
                          <pic:spPr>
                            <a:xfrm>
                              <a:off x="0" y="0"/>
                              <a:ext cx="190500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1485900</wp:posOffset>
                    </wp:positionV>
                    <wp:extent cx="1905000" cy="352425"/>
                    <wp:effectExtent b="0" l="0" r="0" t="0"/>
                    <wp:wrapNone/>
                    <wp:docPr id="149" name=""/>
                    <a:graphic>
                      <a:graphicData uri="http://schemas.microsoft.com/office/word/2010/wordprocessingShape">
                        <wps:wsp>
                          <wps:cNvSpPr/>
                          <wps:cNvPr id="13" name="Shape 13"/>
                          <wps:spPr>
                            <a:xfrm>
                              <a:off x="4403025" y="3613313"/>
                              <a:ext cx="1885950" cy="333375"/>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2. Promover la igualdad entre hombres y mujeres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1485900</wp:posOffset>
                    </wp:positionV>
                    <wp:extent cx="1905000" cy="352425"/>
                    <wp:effectExtent b="0" l="0" r="0" t="0"/>
                    <wp:wrapNone/>
                    <wp:docPr id="149" name="image28.png"/>
                    <a:graphic>
                      <a:graphicData uri="http://schemas.openxmlformats.org/drawingml/2006/picture">
                        <pic:pic>
                          <pic:nvPicPr>
                            <pic:cNvPr id="0" name="image28.png"/>
                            <pic:cNvPicPr preferRelativeResize="0"/>
                          </pic:nvPicPr>
                          <pic:blipFill>
                            <a:blip r:embed="rId17"/>
                            <a:srcRect/>
                            <a:stretch>
                              <a:fillRect/>
                            </a:stretch>
                          </pic:blipFill>
                          <pic:spPr>
                            <a:xfrm>
                              <a:off x="0" y="0"/>
                              <a:ext cx="190500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1930400</wp:posOffset>
                    </wp:positionV>
                    <wp:extent cx="1905000" cy="352425"/>
                    <wp:effectExtent b="0" l="0" r="0" t="0"/>
                    <wp:wrapNone/>
                    <wp:docPr id="141" name=""/>
                    <a:graphic>
                      <a:graphicData uri="http://schemas.microsoft.com/office/word/2010/wordprocessingShape">
                        <wps:wsp>
                          <wps:cNvSpPr/>
                          <wps:cNvPr id="5" name="Shape 5"/>
                          <wps:spPr>
                            <a:xfrm>
                              <a:off x="4403025" y="3613313"/>
                              <a:ext cx="1885950" cy="333375"/>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3. La reducción de la mortalidad infantil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1930400</wp:posOffset>
                    </wp:positionV>
                    <wp:extent cx="1905000" cy="352425"/>
                    <wp:effectExtent b="0" l="0" r="0" t="0"/>
                    <wp:wrapNone/>
                    <wp:docPr id="141"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190500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2501900</wp:posOffset>
                    </wp:positionV>
                    <wp:extent cx="1905000" cy="352425"/>
                    <wp:effectExtent b="0" l="0" r="0" t="0"/>
                    <wp:wrapNone/>
                    <wp:docPr id="140" name=""/>
                    <a:graphic>
                      <a:graphicData uri="http://schemas.microsoft.com/office/word/2010/wordprocessingShape">
                        <wps:wsp>
                          <wps:cNvSpPr/>
                          <wps:cNvPr id="4" name="Shape 4"/>
                          <wps:spPr>
                            <a:xfrm>
                              <a:off x="4403025" y="3613313"/>
                              <a:ext cx="1885950" cy="333375"/>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4. El mejoramiento de la salud materna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2501900</wp:posOffset>
                    </wp:positionV>
                    <wp:extent cx="1905000" cy="352425"/>
                    <wp:effectExtent b="0" l="0" r="0" t="0"/>
                    <wp:wrapNone/>
                    <wp:docPr id="140" name="image18.png"/>
                    <a:graphic>
                      <a:graphicData uri="http://schemas.openxmlformats.org/drawingml/2006/picture">
                        <pic:pic>
                          <pic:nvPicPr>
                            <pic:cNvPr id="0" name="image18.png"/>
                            <pic:cNvPicPr preferRelativeResize="0"/>
                          </pic:nvPicPr>
                          <pic:blipFill>
                            <a:blip r:embed="rId19"/>
                            <a:srcRect/>
                            <a:stretch>
                              <a:fillRect/>
                            </a:stretch>
                          </pic:blipFill>
                          <pic:spPr>
                            <a:xfrm>
                              <a:off x="0" y="0"/>
                              <a:ext cx="190500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3124200</wp:posOffset>
                    </wp:positionV>
                    <wp:extent cx="1905000" cy="352425"/>
                    <wp:effectExtent b="0" l="0" r="0" t="0"/>
                    <wp:wrapNone/>
                    <wp:docPr id="143" name=""/>
                    <a:graphic>
                      <a:graphicData uri="http://schemas.microsoft.com/office/word/2010/wordprocessingShape">
                        <wps:wsp>
                          <wps:cNvSpPr/>
                          <wps:cNvPr id="7" name="Shape 7"/>
                          <wps:spPr>
                            <a:xfrm>
                              <a:off x="4403025" y="3613313"/>
                              <a:ext cx="1885950" cy="333375"/>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5. Combatir el VIH y la sostenibilidad del medioambiente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3124200</wp:posOffset>
                    </wp:positionV>
                    <wp:extent cx="1905000" cy="352425"/>
                    <wp:effectExtent b="0" l="0" r="0" t="0"/>
                    <wp:wrapNone/>
                    <wp:docPr id="143" name="image22.png"/>
                    <a:graphic>
                      <a:graphicData uri="http://schemas.openxmlformats.org/drawingml/2006/picture">
                        <pic:pic>
                          <pic:nvPicPr>
                            <pic:cNvPr id="0" name="image22.png"/>
                            <pic:cNvPicPr preferRelativeResize="0"/>
                          </pic:nvPicPr>
                          <pic:blipFill>
                            <a:blip r:embed="rId20"/>
                            <a:srcRect/>
                            <a:stretch>
                              <a:fillRect/>
                            </a:stretch>
                          </pic:blipFill>
                          <pic:spPr>
                            <a:xfrm>
                              <a:off x="0" y="0"/>
                              <a:ext cx="190500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3733800</wp:posOffset>
                    </wp:positionV>
                    <wp:extent cx="1905000" cy="352425"/>
                    <wp:effectExtent b="0" l="0" r="0" t="0"/>
                    <wp:wrapNone/>
                    <wp:docPr id="142" name=""/>
                    <a:graphic>
                      <a:graphicData uri="http://schemas.microsoft.com/office/word/2010/wordprocessingShape">
                        <wps:wsp>
                          <wps:cNvSpPr/>
                          <wps:cNvPr id="6" name="Shape 6"/>
                          <wps:spPr>
                            <a:xfrm>
                              <a:off x="4403025" y="3613313"/>
                              <a:ext cx="1885950" cy="333375"/>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6. Implementar una alianza para el desarrollo mundial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3733800</wp:posOffset>
                    </wp:positionV>
                    <wp:extent cx="1905000" cy="352425"/>
                    <wp:effectExtent b="0" l="0" r="0" t="0"/>
                    <wp:wrapNone/>
                    <wp:docPr id="142"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1905000" cy="352425"/>
                            </a:xfrm>
                            <a:prstGeom prst="rect"/>
                            <a:ln/>
                          </pic:spPr>
                        </pic:pic>
                      </a:graphicData>
                    </a:graphic>
                  </wp:anchor>
                </w:drawing>
              </mc:Fallback>
            </mc:AlternateContent>
          </w:r>
        </w:p>
      </w:sdtContent>
    </w:sdt>
    <w:sdt>
      <w:sdtPr>
        <w:tag w:val="goog_rdk_181"/>
      </w:sdtPr>
      <w:sdtContent>
        <w:p w:rsidR="00000000" w:rsidDel="00000000" w:rsidP="00000000" w:rsidRDefault="00000000" w:rsidRPr="00000000" w14:paraId="00000053">
          <w:pPr>
            <w:spacing w:after="240" w:before="240" w:lineRule="auto"/>
            <w:rPr>
              <w:rPrChange w:author="SANDRA PATRICIA HOYOS SEPULVEDA" w:id="1" w:date="2022-04-19T02:57:07Z">
                <w:rPr>
                  <w:sz w:val="20"/>
                  <w:szCs w:val="20"/>
                </w:rPr>
              </w:rPrChange>
            </w:rPr>
          </w:pPr>
          <w:sdt>
            <w:sdtPr>
              <w:tag w:val="goog_rdk_180"/>
            </w:sdtPr>
            <w:sdtContent>
              <w:r w:rsidDel="00000000" w:rsidR="00000000" w:rsidRPr="00000000">
                <w:rPr>
                  <w:rtl w:val="0"/>
                </w:rPr>
              </w:r>
            </w:sdtContent>
          </w:sdt>
        </w:p>
      </w:sdtContent>
    </w:sdt>
    <w:sdt>
      <w:sdtPr>
        <w:tag w:val="goog_rdk_184"/>
      </w:sdtPr>
      <w:sdtContent>
        <w:p w:rsidR="00000000" w:rsidDel="00000000" w:rsidP="00000000" w:rsidRDefault="00000000" w:rsidRPr="00000000" w14:paraId="00000054">
          <w:pPr>
            <w:spacing w:after="240" w:before="240" w:lineRule="auto"/>
            <w:jc w:val="both"/>
            <w:rPr>
              <w:b w:val="1"/>
              <w:i w:val="1"/>
              <w:rPrChange w:author="SANDRA PATRICIA HOYOS SEPULVEDA" w:id="1" w:date="2022-04-19T02:57:07Z">
                <w:rPr>
                  <w:b w:val="1"/>
                  <w:i w:val="1"/>
                  <w:sz w:val="20"/>
                  <w:szCs w:val="20"/>
                </w:rPr>
              </w:rPrChange>
            </w:rPr>
          </w:pPr>
          <w:sdt>
            <w:sdtPr>
              <w:tag w:val="goog_rdk_182"/>
            </w:sdtPr>
            <w:sdtContent>
              <w:r w:rsidDel="00000000" w:rsidR="00000000" w:rsidRPr="00000000">
                <w:rPr>
                  <w:rtl w:val="0"/>
                  <w:rPrChange w:author="SANDRA PATRICIA HOYOS SEPULVEDA" w:id="1" w:date="2022-04-19T02:57:07Z">
                    <w:rPr>
                      <w:sz w:val="20"/>
                      <w:szCs w:val="20"/>
                    </w:rPr>
                  </w:rPrChange>
                </w:rPr>
                <w:t xml:space="preserve">De manera independiente a las acciones, cartas y acuerdos realizados a nivel internacional, se evidencia que no estos son suficientes; pues el futuro de la salud depende de </w:t>
              </w:r>
            </w:sdtContent>
          </w:sdt>
          <w:sdt>
            <w:sdtPr>
              <w:tag w:val="goog_rdk_183"/>
            </w:sdtPr>
            <w:sdtContent>
              <w:r w:rsidDel="00000000" w:rsidR="00000000" w:rsidRPr="00000000">
                <w:rPr>
                  <w:b w:val="1"/>
                  <w:i w:val="1"/>
                  <w:rtl w:val="0"/>
                  <w:rPrChange w:author="SANDRA PATRICIA HOYOS SEPULVEDA" w:id="1" w:date="2022-04-19T02:57:07Z">
                    <w:rPr>
                      <w:b w:val="1"/>
                      <w:i w:val="1"/>
                      <w:sz w:val="20"/>
                      <w:szCs w:val="20"/>
                    </w:rPr>
                  </w:rPrChange>
                </w:rPr>
                <w:t xml:space="preserve">que tanto se comprometan los sectores políticos y económicos para afrontar los problemas de salud de las comunidades en especial en los países con menos desarrollo.</w:t>
              </w:r>
            </w:sdtContent>
          </w:sdt>
        </w:p>
      </w:sdtContent>
    </w:sdt>
    <w:sdt>
      <w:sdtPr>
        <w:tag w:val="goog_rdk_186"/>
      </w:sdtPr>
      <w:sdtContent>
        <w:p w:rsidR="00000000" w:rsidDel="00000000" w:rsidP="00000000" w:rsidRDefault="00000000" w:rsidRPr="00000000" w14:paraId="00000055">
          <w:pPr>
            <w:spacing w:after="240" w:before="240" w:lineRule="auto"/>
            <w:jc w:val="both"/>
            <w:rPr>
              <w:rPrChange w:author="SANDRA PATRICIA HOYOS SEPULVEDA" w:id="1" w:date="2022-04-19T02:57:07Z">
                <w:rPr>
                  <w:sz w:val="20"/>
                  <w:szCs w:val="20"/>
                </w:rPr>
              </w:rPrChange>
            </w:rPr>
          </w:pPr>
          <w:sdt>
            <w:sdtPr>
              <w:tag w:val="goog_rdk_185"/>
            </w:sdtPr>
            <w:sdtContent>
              <w:r w:rsidDel="00000000" w:rsidR="00000000" w:rsidRPr="00000000">
                <w:rPr>
                  <w:rtl w:val="0"/>
                  <w:rPrChange w:author="SANDRA PATRICIA HOYOS SEPULVEDA" w:id="1" w:date="2022-04-19T02:57:07Z">
                    <w:rPr>
                      <w:sz w:val="20"/>
                      <w:szCs w:val="20"/>
                    </w:rPr>
                  </w:rPrChange>
                </w:rPr>
                <w:t xml:space="preserve">La atención primaria en salud parece ser la solución; sin embargo, pierde fuerza volviéndose cada vez más selectiva y aumentando las brechas y la inequidad en garantizar las verdaderas condiciones y entornos que lleven al bienestar del individuo y su comunidad. Es por esto, que las agencias internacionales y la Organización Mundial de la Salud ejecutan acciones jurídicas enfocadas en la promoción de la salud y en la prevención de la enfermedad, buscando generar políticas nacionales, alianzas internacionales con la finalidad de posicionar la salud como el valor social más importante.</w:t>
              </w:r>
            </w:sdtContent>
          </w:sdt>
        </w:p>
      </w:sdtContent>
    </w:sdt>
    <w:sdt>
      <w:sdtPr>
        <w:tag w:val="goog_rdk_188"/>
      </w:sdtPr>
      <w:sdtContent>
        <w:p w:rsidR="00000000" w:rsidDel="00000000" w:rsidP="00000000" w:rsidRDefault="00000000" w:rsidRPr="00000000" w14:paraId="00000056">
          <w:pPr>
            <w:spacing w:after="240" w:before="240" w:lineRule="auto"/>
            <w:jc w:val="both"/>
            <w:rPr>
              <w:rPrChange w:author="SANDRA PATRICIA HOYOS SEPULVEDA" w:id="1" w:date="2022-04-19T02:57:07Z">
                <w:rPr>
                  <w:sz w:val="20"/>
                  <w:szCs w:val="20"/>
                </w:rPr>
              </w:rPrChange>
            </w:rPr>
          </w:pPr>
          <w:sdt>
            <w:sdtPr>
              <w:tag w:val="goog_rdk_187"/>
            </w:sdtPr>
            <w:sdtContent>
              <w:r w:rsidDel="00000000" w:rsidR="00000000" w:rsidRPr="00000000">
                <w:rPr>
                  <w:rtl w:val="0"/>
                  <w:rPrChange w:author="SANDRA PATRICIA HOYOS SEPULVEDA" w:id="1" w:date="2022-04-19T02:57:07Z">
                    <w:rPr>
                      <w:sz w:val="20"/>
                      <w:szCs w:val="20"/>
                    </w:rPr>
                  </w:rPrChange>
                </w:rPr>
                <w:t xml:space="preserve">Así es como en el año 2010 se hace pública la “Declaración de Adelaida”:</w:t>
              </w:r>
            </w:sdtContent>
          </w:sdt>
        </w:p>
      </w:sdtContent>
    </w:sdt>
    <w:sdt>
      <w:sdtPr>
        <w:tag w:val="goog_rdk_190"/>
      </w:sdtPr>
      <w:sdtContent>
        <w:p w:rsidR="00000000" w:rsidDel="00000000" w:rsidP="00000000" w:rsidRDefault="00000000" w:rsidRPr="00000000" w14:paraId="00000057">
          <w:pPr>
            <w:spacing w:after="240" w:before="240" w:lineRule="auto"/>
            <w:rPr>
              <w:rPrChange w:author="SANDRA PATRICIA HOYOS SEPULVEDA" w:id="1" w:date="2022-04-19T02:57:07Z">
                <w:rPr>
                  <w:sz w:val="20"/>
                  <w:szCs w:val="20"/>
                </w:rPr>
              </w:rPrChange>
            </w:rPr>
          </w:pPr>
          <w:sdt>
            <w:sdtPr>
              <w:tag w:val="goog_rdk_189"/>
            </w:sdtPr>
            <w:sdtContent>
              <w:r w:rsidDel="00000000" w:rsidR="00000000" w:rsidRPr="00000000">
                <w:rPr>
                  <w:rtl w:val="0"/>
                </w:rPr>
              </w:r>
            </w:sdtContent>
          </w:sdt>
        </w:p>
      </w:sdtContent>
    </w:sdt>
    <w:sdt>
      <w:sdtPr>
        <w:tag w:val="goog_rdk_192"/>
      </w:sdtPr>
      <w:sdtContent>
        <w:p w:rsidR="00000000" w:rsidDel="00000000" w:rsidP="00000000" w:rsidRDefault="00000000" w:rsidRPr="00000000" w14:paraId="00000058">
          <w:pPr>
            <w:spacing w:after="240" w:before="240" w:lineRule="auto"/>
            <w:rPr>
              <w:rPrChange w:author="SANDRA PATRICIA HOYOS SEPULVEDA" w:id="1" w:date="2022-04-19T02:57:07Z">
                <w:rPr>
                  <w:sz w:val="20"/>
                  <w:szCs w:val="20"/>
                </w:rPr>
              </w:rPrChange>
            </w:rPr>
          </w:pPr>
          <w:r w:rsidDel="00000000" w:rsidR="00000000" w:rsidRPr="00000000">
            <w:rPr>
              <w:sz w:val="20"/>
              <w:szCs w:val="20"/>
            </w:rPr>
            <w:drawing>
              <wp:inline distB="114300" distT="114300" distL="114300" distR="114300">
                <wp:extent cx="6332220" cy="1841500"/>
                <wp:effectExtent b="0" l="0" r="0" t="0"/>
                <wp:docPr id="16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332220" cy="1841500"/>
                        </a:xfrm>
                        <a:prstGeom prst="rect"/>
                        <a:ln/>
                      </pic:spPr>
                    </pic:pic>
                  </a:graphicData>
                </a:graphic>
              </wp:inline>
            </w:drawing>
          </w:r>
          <w:sdt>
            <w:sdtPr>
              <w:tag w:val="goog_rdk_191"/>
            </w:sdtPr>
            <w:sdtContent>
              <w:r w:rsidDel="00000000" w:rsidR="00000000" w:rsidRPr="00000000">
                <w:rPr>
                  <w:rtl w:val="0"/>
                </w:rPr>
              </w:r>
            </w:sdtContent>
          </w:sdt>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266700</wp:posOffset>
                    </wp:positionV>
                    <wp:extent cx="3533775" cy="1285875"/>
                    <wp:effectExtent b="0" l="0" r="0" t="0"/>
                    <wp:wrapNone/>
                    <wp:docPr id="139" name=""/>
                    <a:graphic>
                      <a:graphicData uri="http://schemas.microsoft.com/office/word/2010/wordprocessingShape">
                        <wps:wsp>
                          <wps:cNvSpPr/>
                          <wps:cNvPr id="3" name="Shape 3"/>
                          <wps:spPr>
                            <a:xfrm>
                              <a:off x="3588638" y="3146588"/>
                              <a:ext cx="3514725" cy="12668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Donde se busca que la salud sea un eje transversal a todas las políticas de todos los niveles de los gobiernos tanto local, regional, nacional e internacional, buscando que todos los sectores incluyan la salud y el bienestar como componente esencial de la formulación de políticas públicas saludables.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Así se evidencia que la multicausalidad del proceso salud-enfermedad se encuentra fuera del sector salud identificando su origen en la parte social y económica.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266700</wp:posOffset>
                    </wp:positionV>
                    <wp:extent cx="3533775" cy="1285875"/>
                    <wp:effectExtent b="0" l="0" r="0" t="0"/>
                    <wp:wrapNone/>
                    <wp:docPr id="139"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3533775" cy="1285875"/>
                            </a:xfrm>
                            <a:prstGeom prst="rect"/>
                            <a:ln/>
                          </pic:spPr>
                        </pic:pic>
                      </a:graphicData>
                    </a:graphic>
                  </wp:anchor>
                </w:drawing>
              </mc:Fallback>
            </mc:AlternateContent>
          </w:r>
        </w:p>
      </w:sdtContent>
    </w:sdt>
    <w:sdt>
      <w:sdtPr>
        <w:tag w:val="goog_rdk_194"/>
      </w:sdtPr>
      <w:sdtContent>
        <w:p w:rsidR="00000000" w:rsidDel="00000000" w:rsidP="00000000" w:rsidRDefault="00000000" w:rsidRPr="00000000" w14:paraId="00000059">
          <w:pPr>
            <w:spacing w:after="240" w:before="240" w:lineRule="auto"/>
            <w:jc w:val="both"/>
            <w:rPr>
              <w:rPrChange w:author="SANDRA PATRICIA HOYOS SEPULVEDA" w:id="1" w:date="2022-04-19T02:57:07Z">
                <w:rPr>
                  <w:sz w:val="20"/>
                  <w:szCs w:val="20"/>
                </w:rPr>
              </w:rPrChange>
            </w:rPr>
          </w:pPr>
          <w:sdt>
            <w:sdtPr>
              <w:tag w:val="goog_rdk_193"/>
            </w:sdtPr>
            <w:sdtContent>
              <w:r w:rsidDel="00000000" w:rsidR="00000000" w:rsidRPr="00000000">
                <w:rPr>
                  <w:rtl w:val="0"/>
                  <w:rPrChange w:author="SANDRA PATRICIA HOYOS SEPULVEDA" w:id="1" w:date="2022-04-19T02:57:07Z">
                    <w:rPr>
                      <w:sz w:val="20"/>
                      <w:szCs w:val="20"/>
                    </w:rPr>
                  </w:rPrChange>
                </w:rPr>
                <w:t xml:space="preserve">Es importante, reconocer que para que una población goce de buena salud, los gobiernos tengan metas u objetivos, en concordancia de premisas básicas para llegar a tal finalidad como:</w:t>
              </w:r>
            </w:sdtContent>
          </w:sdt>
        </w:p>
      </w:sdtContent>
    </w:sdt>
    <w:sdt>
      <w:sdtPr>
        <w:tag w:val="goog_rdk_196"/>
      </w:sdtPr>
      <w:sdtContent>
        <w:p w:rsidR="00000000" w:rsidDel="00000000" w:rsidP="00000000" w:rsidRDefault="00000000" w:rsidRPr="00000000" w14:paraId="0000005A">
          <w:pPr>
            <w:numPr>
              <w:ilvl w:val="0"/>
              <w:numId w:val="1"/>
            </w:numPr>
            <w:spacing w:before="240" w:lineRule="auto"/>
            <w:ind w:left="720" w:hanging="360"/>
            <w:jc w:val="both"/>
            <w:rPr>
              <w:rFonts w:ascii="Arial" w:cs="Arial" w:eastAsia="Arial" w:hAnsi="Arial"/>
              <w:sz w:val="20"/>
              <w:szCs w:val="20"/>
              <w:rPrChange w:author="SANDRA PATRICIA HOYOS SEPULVEDA" w:id="0" w:date="2022-04-19T02:57:12Z">
                <w:rPr>
                  <w:sz w:val="20"/>
                  <w:szCs w:val="20"/>
                </w:rPr>
              </w:rPrChange>
            </w:rPr>
            <w:pPrChange w:author="SANDRA PATRICIA HOYOS SEPULVEDA" w:id="0" w:date="2022-04-19T02:57:12Z">
              <w:pPr>
                <w:numPr>
                  <w:ilvl w:val="0"/>
                  <w:numId w:val="1"/>
                </w:numPr>
                <w:spacing w:before="240" w:lineRule="auto"/>
                <w:ind w:left="720" w:hanging="360"/>
                <w:jc w:val="both"/>
              </w:pPr>
            </w:pPrChange>
          </w:pPr>
          <w:sdt>
            <w:sdtPr>
              <w:tag w:val="goog_rdk_195"/>
            </w:sdtPr>
            <w:sdtContent>
              <w:r w:rsidDel="00000000" w:rsidR="00000000" w:rsidRPr="00000000">
                <w:rPr>
                  <w:rtl w:val="0"/>
                  <w:rPrChange w:author="SANDRA PATRICIA HOYOS SEPULVEDA" w:id="1" w:date="2022-04-19T02:57:07Z">
                    <w:rPr>
                      <w:sz w:val="20"/>
                      <w:szCs w:val="20"/>
                    </w:rPr>
                  </w:rPrChange>
                </w:rPr>
                <w:t xml:space="preserve">Reducir las desigualdades.</w:t>
              </w:r>
            </w:sdtContent>
          </w:sdt>
        </w:p>
      </w:sdtContent>
    </w:sdt>
    <w:sdt>
      <w:sdtPr>
        <w:tag w:val="goog_rdk_198"/>
      </w:sdtPr>
      <w:sdtContent>
        <w:p w:rsidR="00000000" w:rsidDel="00000000" w:rsidP="00000000" w:rsidRDefault="00000000" w:rsidRPr="00000000" w14:paraId="0000005B">
          <w:pPr>
            <w:numPr>
              <w:ilvl w:val="0"/>
              <w:numId w:val="1"/>
            </w:numPr>
            <w:ind w:left="720" w:hanging="360"/>
            <w:jc w:val="both"/>
            <w:rPr>
              <w:rFonts w:ascii="Arial" w:cs="Arial" w:eastAsia="Arial" w:hAnsi="Arial"/>
              <w:sz w:val="20"/>
              <w:szCs w:val="20"/>
              <w:rPrChange w:author="SANDRA PATRICIA HOYOS SEPULVEDA" w:id="0" w:date="2022-04-19T02:57:12Z">
                <w:rPr>
                  <w:sz w:val="20"/>
                  <w:szCs w:val="20"/>
                </w:rPr>
              </w:rPrChange>
            </w:rPr>
            <w:pPrChange w:author="SANDRA PATRICIA HOYOS SEPULVEDA" w:id="0" w:date="2022-04-19T02:57:12Z">
              <w:pPr>
                <w:numPr>
                  <w:ilvl w:val="0"/>
                  <w:numId w:val="1"/>
                </w:numPr>
                <w:ind w:left="720" w:hanging="360"/>
                <w:jc w:val="both"/>
              </w:pPr>
            </w:pPrChange>
          </w:pPr>
          <w:sdt>
            <w:sdtPr>
              <w:tag w:val="goog_rdk_197"/>
            </w:sdtPr>
            <w:sdtContent>
              <w:r w:rsidDel="00000000" w:rsidR="00000000" w:rsidRPr="00000000">
                <w:rPr>
                  <w:rtl w:val="0"/>
                  <w:rPrChange w:author="SANDRA PATRICIA HOYOS SEPULVEDA" w:id="1" w:date="2022-04-19T02:57:07Z">
                    <w:rPr>
                      <w:sz w:val="20"/>
                      <w:szCs w:val="20"/>
                    </w:rPr>
                  </w:rPrChange>
                </w:rPr>
                <w:t xml:space="preserve">Mejorar la calidad de vida lo cual aumenta la productividad laboral, el aprendizaje y hace sostenible el hábitat.</w:t>
              </w:r>
            </w:sdtContent>
          </w:sdt>
        </w:p>
      </w:sdtContent>
    </w:sdt>
    <w:sdt>
      <w:sdtPr>
        <w:tag w:val="goog_rdk_200"/>
      </w:sdtPr>
      <w:sdtContent>
        <w:p w:rsidR="00000000" w:rsidDel="00000000" w:rsidP="00000000" w:rsidRDefault="00000000" w:rsidRPr="00000000" w14:paraId="0000005C">
          <w:pPr>
            <w:numPr>
              <w:ilvl w:val="0"/>
              <w:numId w:val="1"/>
            </w:numPr>
            <w:ind w:left="720" w:hanging="360"/>
            <w:jc w:val="both"/>
            <w:rPr>
              <w:rFonts w:ascii="Arial" w:cs="Arial" w:eastAsia="Arial" w:hAnsi="Arial"/>
              <w:sz w:val="20"/>
              <w:szCs w:val="20"/>
              <w:rPrChange w:author="SANDRA PATRICIA HOYOS SEPULVEDA" w:id="0" w:date="2022-04-19T02:57:12Z">
                <w:rPr>
                  <w:sz w:val="20"/>
                  <w:szCs w:val="20"/>
                </w:rPr>
              </w:rPrChange>
            </w:rPr>
            <w:pPrChange w:author="SANDRA PATRICIA HOYOS SEPULVEDA" w:id="0" w:date="2022-04-19T02:57:12Z">
              <w:pPr>
                <w:numPr>
                  <w:ilvl w:val="0"/>
                  <w:numId w:val="1"/>
                </w:numPr>
                <w:ind w:left="720" w:hanging="360"/>
                <w:jc w:val="both"/>
              </w:pPr>
            </w:pPrChange>
          </w:pPr>
          <w:sdt>
            <w:sdtPr>
              <w:tag w:val="goog_rdk_199"/>
            </w:sdtPr>
            <w:sdtContent>
              <w:r w:rsidDel="00000000" w:rsidR="00000000" w:rsidRPr="00000000">
                <w:rPr>
                  <w:rtl w:val="0"/>
                  <w:rPrChange w:author="SANDRA PATRICIA HOYOS SEPULVEDA" w:id="1" w:date="2022-04-19T02:57:07Z">
                    <w:rPr>
                      <w:sz w:val="20"/>
                      <w:szCs w:val="20"/>
                    </w:rPr>
                  </w:rPrChange>
                </w:rPr>
                <w:t xml:space="preserve">Todo esto, interrelacionado con los entornos en los cuales se desarrolla y se mueve un individuo, esto supone que los gobiernos deben apuntar a mejorar los entornos y abordar los determinantes de la salud.</w:t>
              </w:r>
            </w:sdtContent>
          </w:sdt>
        </w:p>
      </w:sdtContent>
    </w:sdt>
    <w:sdt>
      <w:sdtPr>
        <w:tag w:val="goog_rdk_202"/>
      </w:sdtPr>
      <w:sdtContent>
        <w:p w:rsidR="00000000" w:rsidDel="00000000" w:rsidP="00000000" w:rsidRDefault="00000000" w:rsidRPr="00000000" w14:paraId="0000005D">
          <w:pPr>
            <w:numPr>
              <w:ilvl w:val="0"/>
              <w:numId w:val="1"/>
            </w:numPr>
            <w:ind w:left="720" w:hanging="360"/>
            <w:jc w:val="both"/>
            <w:rPr>
              <w:rFonts w:ascii="Arial" w:cs="Arial" w:eastAsia="Arial" w:hAnsi="Arial"/>
              <w:sz w:val="20"/>
              <w:szCs w:val="20"/>
              <w:rPrChange w:author="SANDRA PATRICIA HOYOS SEPULVEDA" w:id="0" w:date="2022-04-19T02:57:12Z">
                <w:rPr>
                  <w:sz w:val="20"/>
                  <w:szCs w:val="20"/>
                </w:rPr>
              </w:rPrChange>
            </w:rPr>
            <w:pPrChange w:author="SANDRA PATRICIA HOYOS SEPULVEDA" w:id="0" w:date="2022-04-19T02:57:12Z">
              <w:pPr>
                <w:numPr>
                  <w:ilvl w:val="0"/>
                  <w:numId w:val="1"/>
                </w:numPr>
                <w:ind w:left="720" w:hanging="360"/>
                <w:jc w:val="both"/>
              </w:pPr>
            </w:pPrChange>
          </w:pPr>
          <w:sdt>
            <w:sdtPr>
              <w:tag w:val="goog_rdk_201"/>
            </w:sdtPr>
            <w:sdtContent>
              <w:r w:rsidDel="00000000" w:rsidR="00000000" w:rsidRPr="00000000">
                <w:rPr>
                  <w:rtl w:val="0"/>
                  <w:rPrChange w:author="SANDRA PATRICIA HOYOS SEPULVEDA" w:id="1" w:date="2022-04-19T02:57:07Z">
                    <w:rPr>
                      <w:sz w:val="20"/>
                      <w:szCs w:val="20"/>
                    </w:rPr>
                  </w:rPrChange>
                </w:rPr>
                <w:t xml:space="preserve">Se necesita interdependencia y nuevos horizontes en la gobernanza de los pueblos en todos sus sectores. </w:t>
              </w:r>
            </w:sdtContent>
          </w:sdt>
        </w:p>
      </w:sdtContent>
    </w:sdt>
    <w:sdt>
      <w:sdtPr>
        <w:tag w:val="goog_rdk_204"/>
      </w:sdtPr>
      <w:sdtContent>
        <w:p w:rsidR="00000000" w:rsidDel="00000000" w:rsidP="00000000" w:rsidRDefault="00000000" w:rsidRPr="00000000" w14:paraId="0000005E">
          <w:pPr>
            <w:numPr>
              <w:ilvl w:val="0"/>
              <w:numId w:val="1"/>
            </w:numPr>
            <w:spacing w:after="240" w:lineRule="auto"/>
            <w:ind w:left="720" w:hanging="360"/>
            <w:jc w:val="both"/>
            <w:rPr>
              <w:rFonts w:ascii="Arial" w:cs="Arial" w:eastAsia="Arial" w:hAnsi="Arial"/>
              <w:sz w:val="20"/>
              <w:szCs w:val="20"/>
              <w:rPrChange w:author="SANDRA PATRICIA HOYOS SEPULVEDA" w:id="0" w:date="2022-04-19T02:57:12Z">
                <w:rPr>
                  <w:sz w:val="20"/>
                  <w:szCs w:val="20"/>
                </w:rPr>
              </w:rPrChange>
            </w:rPr>
            <w:pPrChange w:author="SANDRA PATRICIA HOYOS SEPULVEDA" w:id="0" w:date="2022-04-19T02:57:12Z">
              <w:pPr>
                <w:numPr>
                  <w:ilvl w:val="0"/>
                  <w:numId w:val="1"/>
                </w:numPr>
                <w:spacing w:after="240" w:lineRule="auto"/>
                <w:ind w:left="720" w:hanging="360"/>
                <w:jc w:val="both"/>
              </w:pPr>
            </w:pPrChange>
          </w:pPr>
          <w:sdt>
            <w:sdtPr>
              <w:tag w:val="goog_rdk_203"/>
            </w:sdtPr>
            <w:sdtContent>
              <w:r w:rsidDel="00000000" w:rsidR="00000000" w:rsidRPr="00000000">
                <w:rPr>
                  <w:rtl w:val="0"/>
                  <w:rPrChange w:author="SANDRA PATRICIA HOYOS SEPULVEDA" w:id="1" w:date="2022-04-19T02:57:07Z">
                    <w:rPr>
                      <w:sz w:val="20"/>
                      <w:szCs w:val="20"/>
                    </w:rPr>
                  </w:rPrChange>
                </w:rPr>
                <w:t xml:space="preserve">Para esto los gobiernos deben disponer de normas y políticas que permitan sostener en el tiempo las acciones y mecanismos de una manera sostenible.</w:t>
              </w:r>
            </w:sdtContent>
          </w:sdt>
        </w:p>
      </w:sdtContent>
    </w:sdt>
    <w:sdt>
      <w:sdtPr>
        <w:tag w:val="goog_rdk_206"/>
      </w:sdtPr>
      <w:sdtContent>
        <w:p w:rsidR="00000000" w:rsidDel="00000000" w:rsidP="00000000" w:rsidRDefault="00000000" w:rsidRPr="00000000" w14:paraId="0000005F">
          <w:pPr>
            <w:spacing w:after="240" w:before="240" w:lineRule="auto"/>
            <w:rPr>
              <w:rPrChange w:author="SANDRA PATRICIA HOYOS SEPULVEDA" w:id="1" w:date="2022-04-19T02:57:07Z">
                <w:rPr>
                  <w:sz w:val="20"/>
                  <w:szCs w:val="20"/>
                </w:rPr>
              </w:rPrChange>
            </w:rPr>
          </w:pPr>
          <w:sdt>
            <w:sdtPr>
              <w:tag w:val="goog_rdk_205"/>
            </w:sdtPr>
            <w:sdtContent>
              <w:r w:rsidDel="00000000" w:rsidR="00000000" w:rsidRPr="00000000">
                <w:rPr>
                  <w:rtl w:val="0"/>
                </w:rPr>
              </w:r>
            </w:sdtContent>
          </w:sdt>
        </w:p>
      </w:sdtContent>
    </w:sdt>
    <w:sdt>
      <w:sdtPr>
        <w:tag w:val="goog_rdk_208"/>
      </w:sdtPr>
      <w:sdtContent>
        <w:p w:rsidR="00000000" w:rsidDel="00000000" w:rsidP="00000000" w:rsidRDefault="00000000" w:rsidRPr="00000000" w14:paraId="00000060">
          <w:pPr>
            <w:spacing w:after="240" w:before="240" w:lineRule="auto"/>
            <w:rPr>
              <w:rPrChange w:author="SANDRA PATRICIA HOYOS SEPULVEDA" w:id="1" w:date="2022-04-19T02:57:07Z">
                <w:rPr>
                  <w:sz w:val="20"/>
                  <w:szCs w:val="20"/>
                </w:rPr>
              </w:rPrChange>
            </w:rPr>
          </w:pPr>
          <w:sdt>
            <w:sdtPr>
              <w:tag w:val="goog_rdk_207"/>
            </w:sdtPr>
            <w:sdtContent>
              <w:r w:rsidDel="00000000" w:rsidR="00000000" w:rsidRPr="00000000">
                <w:rPr>
                  <w:rtl w:val="0"/>
                </w:rPr>
              </w:r>
            </w:sdtContent>
          </w:sdt>
        </w:p>
      </w:sdtContent>
    </w:sdt>
    <w:sdt>
      <w:sdtPr>
        <w:tag w:val="goog_rdk_210"/>
      </w:sdtPr>
      <w:sdtContent>
        <w:p w:rsidR="00000000" w:rsidDel="00000000" w:rsidP="00000000" w:rsidRDefault="00000000" w:rsidRPr="00000000" w14:paraId="00000061">
          <w:pPr>
            <w:spacing w:after="240" w:before="240" w:lineRule="auto"/>
            <w:rPr>
              <w:rPrChange w:author="SANDRA PATRICIA HOYOS SEPULVEDA" w:id="1" w:date="2022-04-19T02:57:07Z">
                <w:rPr>
                  <w:sz w:val="20"/>
                  <w:szCs w:val="20"/>
                </w:rPr>
              </w:rPrChange>
            </w:rPr>
          </w:pPr>
          <w:sdt>
            <w:sdtPr>
              <w:tag w:val="goog_rdk_209"/>
            </w:sdtPr>
            <w:sdtContent>
              <w:r w:rsidDel="00000000" w:rsidR="00000000" w:rsidRPr="00000000">
                <w:rPr>
                  <w:rtl w:val="0"/>
                </w:rPr>
              </w:r>
            </w:sdtContent>
          </w:sdt>
        </w:p>
      </w:sdtContent>
    </w:sdt>
    <w:sdt>
      <w:sdtPr>
        <w:tag w:val="goog_rdk_212"/>
      </w:sdtPr>
      <w:sdtContent>
        <w:p w:rsidR="00000000" w:rsidDel="00000000" w:rsidP="00000000" w:rsidRDefault="00000000" w:rsidRPr="00000000" w14:paraId="00000062">
          <w:pPr>
            <w:spacing w:after="240" w:before="240" w:lineRule="auto"/>
            <w:rPr>
              <w:rPrChange w:author="SANDRA PATRICIA HOYOS SEPULVEDA" w:id="1" w:date="2022-04-19T02:57:07Z">
                <w:rPr>
                  <w:sz w:val="20"/>
                  <w:szCs w:val="20"/>
                </w:rPr>
              </w:rPrChange>
            </w:rPr>
          </w:pPr>
          <w:sdt>
            <w:sdtPr>
              <w:tag w:val="goog_rdk_211"/>
            </w:sdtPr>
            <w:sdtContent>
              <w:r w:rsidDel="00000000" w:rsidR="00000000" w:rsidRPr="00000000">
                <w:rPr>
                  <w:rtl w:val="0"/>
                  <w:rPrChange w:author="SANDRA PATRICIA HOYOS SEPULVEDA" w:id="1" w:date="2022-04-19T02:57:07Z">
                    <w:rPr>
                      <w:sz w:val="20"/>
                      <w:szCs w:val="20"/>
                    </w:rPr>
                  </w:rPrChange>
                </w:rPr>
                <w:t xml:space="preserve">La salud en todas las políticas funciona mejor cuando hay:</w:t>
              </w:r>
            </w:sdtContent>
          </w:sdt>
        </w:p>
      </w:sdtContent>
    </w:sdt>
    <w:sdt>
      <w:sdtPr>
        <w:tag w:val="goog_rdk_215"/>
      </w:sdtPr>
      <w:sdtContent>
        <w:p w:rsidR="00000000" w:rsidDel="00000000" w:rsidP="00000000" w:rsidRDefault="00000000" w:rsidRPr="00000000" w14:paraId="00000063">
          <w:pPr>
            <w:spacing w:after="240" w:before="240" w:lineRule="auto"/>
            <w:rPr>
              <w:rPrChange w:author="SANDRA PATRICIA HOYOS SEPULVEDA" w:id="1" w:date="2022-04-19T02:57:07Z">
                <w:rPr>
                  <w:sz w:val="20"/>
                  <w:szCs w:val="20"/>
                </w:rPr>
              </w:rPrChange>
            </w:rPr>
          </w:pPr>
          <w:sdt>
            <w:sdtPr>
              <w:tag w:val="goog_rdk_213"/>
            </w:sdtPr>
            <w:sdtContent>
              <w:commentRangeStart w:id="5"/>
            </w:sdtContent>
          </w:sdt>
          <w:r w:rsidDel="00000000" w:rsidR="00000000" w:rsidRPr="00000000">
            <w:rPr>
              <w:sz w:val="20"/>
              <w:szCs w:val="20"/>
            </w:rPr>
            <w:drawing>
              <wp:inline distB="114300" distT="114300" distL="114300" distR="114300">
                <wp:extent cx="6332220" cy="2641600"/>
                <wp:effectExtent b="0" l="0" r="0" t="0"/>
                <wp:docPr id="16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332220" cy="2641600"/>
                        </a:xfrm>
                        <a:prstGeom prst="rect"/>
                        <a:ln/>
                      </pic:spPr>
                    </pic:pic>
                  </a:graphicData>
                </a:graphic>
              </wp:inline>
            </w:drawing>
          </w:r>
          <w:commentRangeEnd w:id="5"/>
          <w:r w:rsidDel="00000000" w:rsidR="00000000" w:rsidRPr="00000000">
            <w:commentReference w:id="5"/>
          </w:r>
          <w:sdt>
            <w:sdtPr>
              <w:tag w:val="goog_rdk_214"/>
            </w:sdtPr>
            <w:sdtContent>
              <w:r w:rsidDel="00000000" w:rsidR="00000000" w:rsidRPr="00000000">
                <w:rPr>
                  <w:rtl w:val="0"/>
                </w:rPr>
              </w:r>
            </w:sdtContent>
          </w:sdt>
        </w:p>
      </w:sdtContent>
    </w:sdt>
    <w:sdt>
      <w:sdtPr>
        <w:tag w:val="goog_rdk_217"/>
      </w:sdtPr>
      <w:sdtContent>
        <w:p w:rsidR="00000000" w:rsidDel="00000000" w:rsidP="00000000" w:rsidRDefault="00000000" w:rsidRPr="00000000" w14:paraId="00000064">
          <w:pPr>
            <w:spacing w:after="240" w:before="240" w:lineRule="auto"/>
            <w:rPr>
              <w:rPrChange w:author="SANDRA PATRICIA HOYOS SEPULVEDA" w:id="1" w:date="2022-04-19T02:57:07Z">
                <w:rPr>
                  <w:sz w:val="20"/>
                  <w:szCs w:val="20"/>
                </w:rPr>
              </w:rPrChange>
            </w:rPr>
          </w:pPr>
          <w:sdt>
            <w:sdtPr>
              <w:tag w:val="goog_rdk_216"/>
            </w:sdtPr>
            <w:sdtContent>
              <w:r w:rsidDel="00000000" w:rsidR="00000000" w:rsidRPr="00000000">
                <w:rPr>
                  <w:rtl w:val="0"/>
                </w:rPr>
              </w:r>
            </w:sdtContent>
          </w:sdt>
        </w:p>
      </w:sdtContent>
    </w:sdt>
    <w:sdt>
      <w:sdtPr>
        <w:tag w:val="goog_rdk_219"/>
      </w:sdtPr>
      <w:sdtContent>
        <w:p w:rsidR="00000000" w:rsidDel="00000000" w:rsidP="00000000" w:rsidRDefault="00000000" w:rsidRPr="00000000" w14:paraId="00000065">
          <w:pPr>
            <w:spacing w:after="240" w:before="240" w:lineRule="auto"/>
            <w:jc w:val="both"/>
            <w:rPr>
              <w:rPrChange w:author="SANDRA PATRICIA HOYOS SEPULVEDA" w:id="1" w:date="2022-04-19T02:57:07Z">
                <w:rPr>
                  <w:sz w:val="20"/>
                  <w:szCs w:val="20"/>
                </w:rPr>
              </w:rPrChange>
            </w:rPr>
          </w:pPr>
          <w:sdt>
            <w:sdtPr>
              <w:tag w:val="goog_rdk_218"/>
            </w:sdtPr>
            <w:sdtContent>
              <w:r w:rsidDel="00000000" w:rsidR="00000000" w:rsidRPr="00000000">
                <w:rPr>
                  <w:rtl w:val="0"/>
                  <w:rPrChange w:author="SANDRA PATRICIA HOYOS SEPULVEDA" w:id="1" w:date="2022-04-19T02:57:07Z">
                    <w:rPr>
                      <w:sz w:val="20"/>
                      <w:szCs w:val="20"/>
                    </w:rPr>
                  </w:rPrChange>
                </w:rPr>
                <w:t xml:space="preserve">También se enfatiza en la necesidad de que el sector salud se restructure y aprenda a trabajar en equipo con otros sectores, con el objeto de compartir conocimientos para la búsqueda de soluciones a los problemas de salud de cada comunidad.</w:t>
              </w:r>
            </w:sdtContent>
          </w:sdt>
        </w:p>
      </w:sdtContent>
    </w:sdt>
    <w:sdt>
      <w:sdtPr>
        <w:tag w:val="goog_rdk_221"/>
      </w:sdtPr>
      <w:sdtContent>
        <w:p w:rsidR="00000000" w:rsidDel="00000000" w:rsidP="00000000" w:rsidRDefault="00000000" w:rsidRPr="00000000" w14:paraId="00000066">
          <w:pPr>
            <w:spacing w:after="240" w:before="240" w:lineRule="auto"/>
            <w:jc w:val="both"/>
            <w:rPr>
              <w:rPrChange w:author="SANDRA PATRICIA HOYOS SEPULVEDA" w:id="1" w:date="2022-04-19T02:57:07Z">
                <w:rPr>
                  <w:sz w:val="20"/>
                  <w:szCs w:val="20"/>
                </w:rPr>
              </w:rPrChange>
            </w:rPr>
          </w:pPr>
          <w:sdt>
            <w:sdtPr>
              <w:tag w:val="goog_rdk_220"/>
            </w:sdtPr>
            <w:sdtContent>
              <w:r w:rsidDel="00000000" w:rsidR="00000000" w:rsidRPr="00000000">
                <w:rPr>
                  <w:rtl w:val="0"/>
                  <w:rPrChange w:author="SANDRA PATRICIA HOYOS SEPULVEDA" w:id="1" w:date="2022-04-19T02:57:07Z">
                    <w:rPr>
                      <w:sz w:val="20"/>
                      <w:szCs w:val="20"/>
                    </w:rPr>
                  </w:rPrChange>
                </w:rPr>
                <w:t xml:space="preserve">Al día del año 2022, después de toda esta retrospectiva, nos encontramos en un momento de abogacía, creación e implementación de políticas públicas saludables, regidas desde la parte internacional, donde cada gobiernos nacional adopta y adapta según su perfil epidemiológico y su ASIS; todo desde la consigna que la salud es un problema de todos y sus beneficios son para todos. Lo anterior, teniendo en cuenta siempre la estrategia de atención primaria como bandera del proceso, pero con dilemas y vivencias donde se puede apreciar la no voluntad política de dirigentes para que no se materialicen de manera transparente las políticas, debido a intereses inéscrupulosos que en muchas ocasiones vencen los objetivos del bienestar general de una comunidad. </w:t>
              </w:r>
            </w:sdtContent>
          </w:sdt>
        </w:p>
      </w:sdtContent>
    </w:sdt>
    <w:sdt>
      <w:sdtPr>
        <w:tag w:val="goog_rdk_223"/>
      </w:sdtPr>
      <w:sdtContent>
        <w:p w:rsidR="00000000" w:rsidDel="00000000" w:rsidP="00000000" w:rsidRDefault="00000000" w:rsidRPr="00000000" w14:paraId="00000067">
          <w:pPr>
            <w:spacing w:after="240" w:before="240" w:lineRule="auto"/>
            <w:rPr>
              <w:rPrChange w:author="SANDRA PATRICIA HOYOS SEPULVEDA" w:id="1" w:date="2022-04-19T02:57:07Z">
                <w:rPr>
                  <w:sz w:val="20"/>
                  <w:szCs w:val="20"/>
                </w:rPr>
              </w:rPrChange>
            </w:rPr>
          </w:pPr>
          <w:sdt>
            <w:sdtPr>
              <w:tag w:val="goog_rdk_222"/>
            </w:sdtPr>
            <w:sdtContent>
              <w:r w:rsidDel="00000000" w:rsidR="00000000" w:rsidRPr="00000000">
                <w:rPr>
                  <w:rtl w:val="0"/>
                </w:rPr>
              </w:r>
            </w:sdtContent>
          </w:sdt>
        </w:p>
      </w:sdtContent>
    </w:sdt>
    <w:tbl>
      <w:tblPr>
        <w:tblStyle w:val="Table7"/>
        <w:tblW w:w="9962.0" w:type="dxa"/>
        <w:jc w:val="left"/>
        <w:tblInd w:w="0.0" w:type="dxa"/>
        <w:tblLayout w:type="fixed"/>
        <w:tblLook w:val="0400"/>
      </w:tblPr>
      <w:tblGrid>
        <w:gridCol w:w="9962"/>
        <w:tblGridChange w:id="0">
          <w:tblGrid>
            <w:gridCol w:w="9962"/>
          </w:tblGrid>
        </w:tblGridChange>
      </w:tblGrid>
      <w:tr>
        <w:trPr>
          <w:cantSplit w:val="0"/>
          <w:trHeight w:val="1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sdt>
            <w:sdtPr>
              <w:tag w:val="goog_rdk_225"/>
            </w:sdtPr>
            <w:sdtContent>
              <w:p w:rsidR="00000000" w:rsidDel="00000000" w:rsidP="00000000" w:rsidRDefault="00000000" w:rsidRPr="00000000" w14:paraId="00000068">
                <w:pPr>
                  <w:spacing w:after="240" w:before="240" w:lineRule="auto"/>
                  <w:rPr>
                    <w:rFonts w:ascii="Arial" w:cs="Arial" w:eastAsia="Arial" w:hAnsi="Arial"/>
                    <w:b w:val="0"/>
                    <w:color w:val="000000"/>
                    <w:sz w:val="22"/>
                    <w:szCs w:val="22"/>
                    <w:rPrChange w:author="SANDRA PATRICIA HOYOS SEPULVEDA" w:id="1" w:date="2022-04-19T02:57:07Z">
                      <w:rPr>
                        <w:rFonts w:ascii="Arial" w:cs="Arial" w:eastAsia="Arial" w:hAnsi="Arial"/>
                        <w:b w:val="0"/>
                        <w:color w:val="000000"/>
                        <w:sz w:val="20"/>
                        <w:szCs w:val="20"/>
                      </w:rPr>
                    </w:rPrChange>
                  </w:rPr>
                </w:pPr>
                <w:sdt>
                  <w:sdtPr>
                    <w:tag w:val="goog_rdk_224"/>
                  </w:sdtPr>
                  <w:sdtContent>
                    <w:r w:rsidDel="00000000" w:rsidR="00000000" w:rsidRPr="00000000">
                      <w:rPr>
                        <w:rFonts w:ascii="Arial" w:cs="Arial" w:eastAsia="Arial" w:hAnsi="Arial"/>
                        <w:b w:val="0"/>
                        <w:color w:val="000000"/>
                        <w:sz w:val="22"/>
                        <w:szCs w:val="22"/>
                        <w:rtl w:val="0"/>
                        <w:rPrChange w:author="SANDRA PATRICIA HOYOS SEPULVEDA" w:id="1" w:date="2022-04-19T02:57:07Z">
                          <w:rPr>
                            <w:rFonts w:ascii="Arial" w:cs="Arial" w:eastAsia="Arial" w:hAnsi="Arial"/>
                            <w:b w:val="0"/>
                            <w:color w:val="000000"/>
                            <w:sz w:val="20"/>
                            <w:szCs w:val="20"/>
                          </w:rPr>
                        </w:rPrChange>
                      </w:rPr>
                      <w:t xml:space="preserve">Es así, que actualmente se han fijado metas en tiempo para el cumplimiento de objetivos del milenio: </w:t>
                    </w:r>
                  </w:sdtContent>
                </w:sdt>
              </w:p>
            </w:sdtContent>
          </w:sdt>
          <w:sdt>
            <w:sdtPr>
              <w:tag w:val="goog_rdk_230"/>
            </w:sdtPr>
            <w:sdtContent>
              <w:p w:rsidR="00000000" w:rsidDel="00000000" w:rsidP="00000000" w:rsidRDefault="00000000" w:rsidRPr="00000000" w14:paraId="00000069">
                <w:pPr>
                  <w:spacing w:after="120" w:lineRule="auto"/>
                  <w:jc w:val="center"/>
                  <w:rPr>
                    <w:rFonts w:ascii="Arial" w:cs="Arial" w:eastAsia="Arial" w:hAnsi="Arial"/>
                    <w:color w:val="000000"/>
                    <w:sz w:val="22"/>
                    <w:szCs w:val="22"/>
                    <w:rPrChange w:author="SANDRA PATRICIA HOYOS SEPULVEDA" w:id="1" w:date="2022-04-19T02:57:07Z">
                      <w:rPr>
                        <w:rFonts w:ascii="Arial" w:cs="Arial" w:eastAsia="Arial" w:hAnsi="Arial"/>
                        <w:color w:val="000000"/>
                      </w:rPr>
                    </w:rPrChange>
                  </w:rPr>
                </w:pPr>
                <w:sdt>
                  <w:sdtPr>
                    <w:tag w:val="goog_rdk_226"/>
                  </w:sdtPr>
                  <w:sdtContent>
                    <w:commentRangeStart w:id="6"/>
                  </w:sdtContent>
                </w:sdt>
                <w:sdt>
                  <w:sdtPr>
                    <w:tag w:val="goog_rdk_227"/>
                  </w:sdtPr>
                  <w:sdtContent>
                    <w:r w:rsidDel="00000000" w:rsidR="00000000" w:rsidRPr="00000000">
                      <w:rPr>
                        <w:sz w:val="22"/>
                        <w:szCs w:val="22"/>
                        <w:rtl w:val="0"/>
                        <w:rPrChange w:author="SANDRA PATRICIA HOYOS SEPULVEDA" w:id="1" w:date="2022-04-19T02:57:07Z">
                          <w:rPr/>
                        </w:rPrChange>
                      </w:rPr>
                      <w:t xml:space="preserve">Metas</w:t>
                    </w:r>
                  </w:sdtContent>
                </w:sdt>
                <w:commentRangeEnd w:id="6"/>
                <w:r w:rsidDel="00000000" w:rsidR="00000000" w:rsidRPr="00000000">
                  <w:commentReference w:id="6"/>
                </w:r>
                <w:sdt>
                  <w:sdtPr>
                    <w:tag w:val="goog_rdk_228"/>
                  </w:sdtPr>
                  <w:sdtContent>
                    <w:r w:rsidDel="00000000" w:rsidR="00000000" w:rsidRPr="00000000">
                      <w:rPr>
                        <w:sz w:val="22"/>
                        <w:szCs w:val="22"/>
                        <w:rtl w:val="0"/>
                        <w:rPrChange w:author="SANDRA PATRICIA HOYOS SEPULVEDA" w:id="1" w:date="2022-04-19T02:57:07Z">
                          <w:rPr/>
                        </w:rPrChange>
                      </w:rPr>
                      <w:t xml:space="preserve"> de los objetivos del desarrollo sostenible</w:t>
                    </w:r>
                  </w:sdtContent>
                </w:sdt>
                <w:sdt>
                  <w:sdtPr>
                    <w:tag w:val="goog_rdk_229"/>
                  </w:sdtPr>
                  <w:sdtContent>
                    <w:r w:rsidDel="00000000" w:rsidR="00000000" w:rsidRPr="00000000">
                      <w:rPr>
                        <w:rtl w:val="0"/>
                      </w:rPr>
                    </w:r>
                  </w:sdtContent>
                </w:sdt>
              </w:p>
            </w:sdtContent>
          </w:sdt>
          <w:sdt>
            <w:sdtPr>
              <w:tag w:val="goog_rdk_233"/>
            </w:sdtPr>
            <w:sdtContent>
              <w:p w:rsidR="00000000" w:rsidDel="00000000" w:rsidP="00000000" w:rsidRDefault="00000000" w:rsidRPr="00000000" w14:paraId="0000006A">
                <w:pPr>
                  <w:spacing w:after="120" w:lineRule="auto"/>
                  <w:jc w:val="center"/>
                  <w:rPr>
                    <w:rFonts w:ascii="Arial" w:cs="Arial" w:eastAsia="Arial" w:hAnsi="Arial"/>
                    <w:color w:val="000000"/>
                    <w:sz w:val="22"/>
                    <w:szCs w:val="22"/>
                    <w:rPrChange w:author="SANDRA PATRICIA HOYOS SEPULVEDA" w:id="1" w:date="2022-04-19T02:57:07Z">
                      <w:rPr>
                        <w:rFonts w:ascii="Arial" w:cs="Arial" w:eastAsia="Arial" w:hAnsi="Arial"/>
                        <w:color w:val="000000"/>
                        <w:sz w:val="20"/>
                        <w:szCs w:val="20"/>
                      </w:rPr>
                    </w:rPrChange>
                  </w:rPr>
                </w:pPr>
                <w:sdt>
                  <w:sdtPr>
                    <w:tag w:val="goog_rdk_231"/>
                  </w:sdtPr>
                  <w:sdtContent>
                    <w:r w:rsidDel="00000000" w:rsidR="00000000" w:rsidRPr="00000000">
                      <w:rPr>
                        <w:rFonts w:ascii="Arial" w:cs="Arial" w:eastAsia="Arial" w:hAnsi="Arial"/>
                        <w:b w:val="0"/>
                        <w:color w:val="000000"/>
                        <w:sz w:val="22"/>
                        <w:szCs w:val="22"/>
                        <w:rtl w:val="0"/>
                        <w:rPrChange w:author="SANDRA PATRICIA HOYOS SEPULVEDA" w:id="1" w:date="2022-04-19T02:57:07Z">
                          <w:rPr>
                            <w:rFonts w:ascii="Arial" w:cs="Arial" w:eastAsia="Arial" w:hAnsi="Arial"/>
                            <w:b w:val="0"/>
                            <w:color w:val="000000"/>
                            <w:sz w:val="20"/>
                            <w:szCs w:val="20"/>
                          </w:rPr>
                        </w:rPrChange>
                      </w:rPr>
                      <w:t xml:space="preserve">En el anexo, podrá consultar las metas, con la finalidad de ampliar los objetivos del milenio.</w:t>
                    </w:r>
                  </w:sdtContent>
                </w:sdt>
                <w:sdt>
                  <w:sdtPr>
                    <w:tag w:val="goog_rdk_232"/>
                  </w:sdtPr>
                  <w:sdtContent>
                    <w:r w:rsidDel="00000000" w:rsidR="00000000" w:rsidRPr="00000000">
                      <w:rPr>
                        <w:rtl w:val="0"/>
                      </w:rPr>
                    </w:r>
                  </w:sdtContent>
                </w:sdt>
              </w:p>
            </w:sdtContent>
          </w:sdt>
        </w:tc>
      </w:tr>
    </w:tbl>
    <w:sdt>
      <w:sdtPr>
        <w:tag w:val="goog_rdk_235"/>
      </w:sdtPr>
      <w:sdtContent>
        <w:p w:rsidR="00000000" w:rsidDel="00000000" w:rsidP="00000000" w:rsidRDefault="00000000" w:rsidRPr="00000000" w14:paraId="0000006B">
          <w:pPr>
            <w:rPr>
              <w:b w:val="1"/>
              <w:rPrChange w:author="SANDRA PATRICIA HOYOS SEPULVEDA" w:id="1" w:date="2022-04-19T02:57:07Z">
                <w:rPr>
                  <w:b w:val="1"/>
                  <w:sz w:val="20"/>
                  <w:szCs w:val="20"/>
                </w:rPr>
              </w:rPrChange>
            </w:rPr>
          </w:pPr>
          <w:sdt>
            <w:sdtPr>
              <w:tag w:val="goog_rdk_234"/>
            </w:sdtPr>
            <w:sdtContent>
              <w:r w:rsidDel="00000000" w:rsidR="00000000" w:rsidRPr="00000000">
                <w:rPr>
                  <w:rtl w:val="0"/>
                </w:rPr>
              </w:r>
            </w:sdtContent>
          </w:sdt>
        </w:p>
      </w:sdtContent>
    </w:sdt>
    <w:sdt>
      <w:sdtPr>
        <w:tag w:val="goog_rdk_237"/>
      </w:sdtPr>
      <w:sdtContent>
        <w:p w:rsidR="00000000" w:rsidDel="00000000" w:rsidP="00000000" w:rsidRDefault="00000000" w:rsidRPr="00000000" w14:paraId="0000006C">
          <w:pPr>
            <w:rPr>
              <w:b w:val="1"/>
              <w:rPrChange w:author="SANDRA PATRICIA HOYOS SEPULVEDA" w:id="1" w:date="2022-04-19T02:57:07Z">
                <w:rPr>
                  <w:b w:val="1"/>
                  <w:sz w:val="20"/>
                  <w:szCs w:val="20"/>
                </w:rPr>
              </w:rPrChange>
            </w:rPr>
          </w:pPr>
          <w:sdt>
            <w:sdtPr>
              <w:tag w:val="goog_rdk_236"/>
            </w:sdtPr>
            <w:sdtContent>
              <w:r w:rsidDel="00000000" w:rsidR="00000000" w:rsidRPr="00000000">
                <w:rPr>
                  <w:rtl w:val="0"/>
                </w:rPr>
              </w:r>
            </w:sdtContent>
          </w:sdt>
        </w:p>
      </w:sdtContent>
    </w:sdt>
    <w:sdt>
      <w:sdtPr>
        <w:tag w:val="goog_rdk_239"/>
      </w:sdtPr>
      <w:sdtContent>
        <w:p w:rsidR="00000000" w:rsidDel="00000000" w:rsidP="00000000" w:rsidRDefault="00000000" w:rsidRPr="00000000" w14:paraId="0000006D">
          <w:pPr>
            <w:rPr>
              <w:b w:val="1"/>
              <w:rPrChange w:author="SANDRA PATRICIA HOYOS SEPULVEDA" w:id="1" w:date="2022-04-19T02:57:07Z">
                <w:rPr>
                  <w:b w:val="1"/>
                  <w:sz w:val="20"/>
                  <w:szCs w:val="20"/>
                </w:rPr>
              </w:rPrChange>
            </w:rPr>
          </w:pPr>
          <w:sdt>
            <w:sdtPr>
              <w:tag w:val="goog_rdk_238"/>
            </w:sdtPr>
            <w:sdtContent>
              <w:r w:rsidDel="00000000" w:rsidR="00000000" w:rsidRPr="00000000">
                <w:rPr>
                  <w:rtl w:val="0"/>
                </w:rPr>
              </w:r>
            </w:sdtContent>
          </w:sdt>
        </w:p>
      </w:sdtContent>
    </w:sdt>
    <w:sdt>
      <w:sdtPr>
        <w:tag w:val="goog_rdk_241"/>
      </w:sdtPr>
      <w:sdtContent>
        <w:p w:rsidR="00000000" w:rsidDel="00000000" w:rsidP="00000000" w:rsidRDefault="00000000" w:rsidRPr="00000000" w14:paraId="0000006E">
          <w:pPr>
            <w:rPr>
              <w:b w:val="1"/>
              <w:rPrChange w:author="SANDRA PATRICIA HOYOS SEPULVEDA" w:id="1" w:date="2022-04-19T02:57:07Z">
                <w:rPr>
                  <w:b w:val="1"/>
                  <w:sz w:val="20"/>
                  <w:szCs w:val="20"/>
                </w:rPr>
              </w:rPrChange>
            </w:rPr>
          </w:pPr>
          <w:sdt>
            <w:sdtPr>
              <w:tag w:val="goog_rdk_240"/>
            </w:sdtPr>
            <w:sdtContent>
              <w:r w:rsidDel="00000000" w:rsidR="00000000" w:rsidRPr="00000000">
                <w:rPr>
                  <w:rtl w:val="0"/>
                </w:rPr>
              </w:r>
            </w:sdtContent>
          </w:sdt>
        </w:p>
      </w:sdtContent>
    </w:sdt>
    <w:sdt>
      <w:sdtPr>
        <w:tag w:val="goog_rdk_243"/>
      </w:sdtPr>
      <w:sdtContent>
        <w:p w:rsidR="00000000" w:rsidDel="00000000" w:rsidP="00000000" w:rsidRDefault="00000000" w:rsidRPr="00000000" w14:paraId="0000006F">
          <w:pPr>
            <w:rPr>
              <w:b w:val="1"/>
              <w:rPrChange w:author="SANDRA PATRICIA HOYOS SEPULVEDA" w:id="1" w:date="2022-04-19T02:57:07Z">
                <w:rPr>
                  <w:b w:val="1"/>
                  <w:sz w:val="20"/>
                  <w:szCs w:val="20"/>
                </w:rPr>
              </w:rPrChange>
            </w:rPr>
          </w:pPr>
          <w:sdt>
            <w:sdtPr>
              <w:tag w:val="goog_rdk_242"/>
            </w:sdtPr>
            <w:sdtContent>
              <w:r w:rsidDel="00000000" w:rsidR="00000000" w:rsidRPr="00000000">
                <w:rPr>
                  <w:rtl w:val="0"/>
                </w:rPr>
              </w:r>
            </w:sdtContent>
          </w:sdt>
        </w:p>
      </w:sdtContent>
    </w:sdt>
    <w:sdt>
      <w:sdtPr>
        <w:tag w:val="goog_rdk_245"/>
      </w:sdtPr>
      <w:sdtContent>
        <w:p w:rsidR="00000000" w:rsidDel="00000000" w:rsidP="00000000" w:rsidRDefault="00000000" w:rsidRPr="00000000" w14:paraId="00000070">
          <w:pPr>
            <w:rPr>
              <w:b w:val="1"/>
              <w:rPrChange w:author="SANDRA PATRICIA HOYOS SEPULVEDA" w:id="1" w:date="2022-04-19T02:57:07Z">
                <w:rPr>
                  <w:b w:val="1"/>
                  <w:sz w:val="20"/>
                  <w:szCs w:val="20"/>
                </w:rPr>
              </w:rPrChange>
            </w:rPr>
          </w:pPr>
          <w:sdt>
            <w:sdtPr>
              <w:tag w:val="goog_rdk_244"/>
            </w:sdtPr>
            <w:sdtContent>
              <w:r w:rsidDel="00000000" w:rsidR="00000000" w:rsidRPr="00000000">
                <w:rPr>
                  <w:rtl w:val="0"/>
                </w:rPr>
              </w:r>
            </w:sdtContent>
          </w:sdt>
        </w:p>
      </w:sdtContent>
    </w:sdt>
    <w:sdt>
      <w:sdtPr>
        <w:tag w:val="goog_rdk_248"/>
      </w:sdtPr>
      <w:sdtContent>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60" w:lineRule="auto"/>
            <w:rPr>
              <w:b w:val="1"/>
              <w:color w:val="000000"/>
              <w:rPrChange w:author="SANDRA PATRICIA HOYOS SEPULVEDA" w:id="1" w:date="2022-04-19T02:57:07Z">
                <w:rPr>
                  <w:b w:val="1"/>
                  <w:color w:val="000000"/>
                  <w:sz w:val="20"/>
                  <w:szCs w:val="20"/>
                </w:rPr>
              </w:rPrChange>
            </w:rPr>
          </w:pPr>
          <w:sdt>
            <w:sdtPr>
              <w:tag w:val="goog_rdk_246"/>
            </w:sdtPr>
            <w:sdtContent>
              <w:r w:rsidDel="00000000" w:rsidR="00000000" w:rsidRPr="00000000">
                <w:rPr>
                  <w:b w:val="1"/>
                  <w:rtl w:val="0"/>
                  <w:rPrChange w:author="SANDRA PATRICIA HOYOS SEPULVEDA" w:id="1" w:date="2022-04-19T02:57:07Z">
                    <w:rPr>
                      <w:b w:val="1"/>
                      <w:sz w:val="20"/>
                      <w:szCs w:val="20"/>
                    </w:rPr>
                  </w:rPrChange>
                </w:rPr>
                <w:t xml:space="preserve">1.2. </w:t>
              </w:r>
            </w:sdtContent>
          </w:sdt>
          <w:sdt>
            <w:sdtPr>
              <w:tag w:val="goog_rdk_247"/>
            </w:sdtPr>
            <w:sdtContent>
              <w:r w:rsidDel="00000000" w:rsidR="00000000" w:rsidRPr="00000000">
                <w:rPr>
                  <w:b w:val="1"/>
                  <w:color w:val="000000"/>
                  <w:rtl w:val="0"/>
                  <w:rPrChange w:author="SANDRA PATRICIA HOYOS SEPULVEDA" w:id="1" w:date="2022-04-19T02:57:07Z">
                    <w:rPr>
                      <w:b w:val="1"/>
                      <w:color w:val="000000"/>
                      <w:sz w:val="20"/>
                      <w:szCs w:val="20"/>
                    </w:rPr>
                  </w:rPrChange>
                </w:rPr>
                <w:t xml:space="preserve">A nivel nacional</w:t>
              </w:r>
            </w:sdtContent>
          </w:sdt>
        </w:p>
      </w:sdtContent>
    </w:sdt>
    <w:sdt>
      <w:sdtPr>
        <w:tag w:val="goog_rdk_250"/>
      </w:sdtPr>
      <w:sdtContent>
        <w:p w:rsidR="00000000" w:rsidDel="00000000" w:rsidP="00000000" w:rsidRDefault="00000000" w:rsidRPr="00000000" w14:paraId="00000072">
          <w:pPr>
            <w:rPr>
              <w:rPrChange w:author="SANDRA PATRICIA HOYOS SEPULVEDA" w:id="1" w:date="2022-04-19T02:57:07Z">
                <w:rPr>
                  <w:sz w:val="20"/>
                  <w:szCs w:val="20"/>
                </w:rPr>
              </w:rPrChange>
            </w:rPr>
          </w:pPr>
          <w:sdt>
            <w:sdtPr>
              <w:tag w:val="goog_rdk_249"/>
            </w:sdtPr>
            <w:sdtContent>
              <w:r w:rsidDel="00000000" w:rsidR="00000000" w:rsidRPr="00000000">
                <w:rPr>
                  <w:rtl w:val="0"/>
                  <w:rPrChange w:author="SANDRA PATRICIA HOYOS SEPULVEDA" w:id="1" w:date="2022-04-19T02:57:07Z">
                    <w:rPr>
                      <w:sz w:val="20"/>
                      <w:szCs w:val="20"/>
                    </w:rPr>
                  </w:rPrChange>
                </w:rPr>
                <w:t xml:space="preserve">En Colombia desde el enfoque de los determinantes de la salud, siendo esta un derecho fundamental en conexión con la vida y que está directamente vinculado al desarrollo social, se evidencia que se requieren intereses articulados dependientes del individuo, su familia, la comunidad y el estado para lograr la salud.</w:t>
              </w:r>
            </w:sdtContent>
          </w:sdt>
        </w:p>
      </w:sdtContent>
    </w:sdt>
    <w:sdt>
      <w:sdtPr>
        <w:tag w:val="goog_rdk_252"/>
      </w:sdtPr>
      <w:sdtContent>
        <w:p w:rsidR="00000000" w:rsidDel="00000000" w:rsidP="00000000" w:rsidRDefault="00000000" w:rsidRPr="00000000" w14:paraId="00000073">
          <w:pPr>
            <w:rPr>
              <w:rPrChange w:author="SANDRA PATRICIA HOYOS SEPULVEDA" w:id="1" w:date="2022-04-19T02:57:07Z">
                <w:rPr>
                  <w:sz w:val="20"/>
                  <w:szCs w:val="20"/>
                </w:rPr>
              </w:rPrChange>
            </w:rPr>
          </w:pPr>
          <w:sdt>
            <w:sdtPr>
              <w:tag w:val="goog_rdk_251"/>
            </w:sdtPr>
            <w:sdtContent>
              <w:r w:rsidDel="00000000" w:rsidR="00000000" w:rsidRPr="00000000">
                <w:rPr>
                  <w:rtl w:val="0"/>
                </w:rPr>
              </w:r>
            </w:sdtContent>
          </w:sdt>
        </w:p>
      </w:sdtContent>
    </w:sdt>
    <w:sdt>
      <w:sdtPr>
        <w:tag w:val="goog_rdk_255"/>
      </w:sdtPr>
      <w:sdtContent>
        <w:p w:rsidR="00000000" w:rsidDel="00000000" w:rsidP="00000000" w:rsidRDefault="00000000" w:rsidRPr="00000000" w14:paraId="00000074">
          <w:pPr>
            <w:rPr>
              <w:rPrChange w:author="SANDRA PATRICIA HOYOS SEPULVEDA" w:id="1" w:date="2022-04-19T02:57:07Z">
                <w:rPr>
                  <w:sz w:val="20"/>
                  <w:szCs w:val="20"/>
                </w:rPr>
              </w:rPrChange>
            </w:rPr>
          </w:pPr>
          <w:sdt>
            <w:sdtPr>
              <w:tag w:val="goog_rdk_253"/>
            </w:sdtPr>
            <w:sdtContent>
              <w:commentRangeStart w:id="7"/>
            </w:sdtContent>
          </w:sdt>
          <w:r w:rsidDel="00000000" w:rsidR="00000000" w:rsidRPr="00000000">
            <w:rPr>
              <w:sz w:val="20"/>
              <w:szCs w:val="20"/>
            </w:rPr>
            <w:drawing>
              <wp:inline distB="0" distT="0" distL="0" distR="0">
                <wp:extent cx="5943600" cy="4457700"/>
                <wp:effectExtent b="0" l="0" r="0" t="0"/>
                <wp:docPr descr="Diagrama&#10;&#10;Descripción generada automáticamente" id="165" name="image13.png"/>
                <a:graphic>
                  <a:graphicData uri="http://schemas.openxmlformats.org/drawingml/2006/picture">
                    <pic:pic>
                      <pic:nvPicPr>
                        <pic:cNvPr descr="Diagrama&#10;&#10;Descripción generada automáticamente" id="0" name="image13.png"/>
                        <pic:cNvPicPr preferRelativeResize="0"/>
                      </pic:nvPicPr>
                      <pic:blipFill>
                        <a:blip r:embed="rId25"/>
                        <a:srcRect b="0" l="0" r="0" t="0"/>
                        <a:stretch>
                          <a:fillRect/>
                        </a:stretch>
                      </pic:blipFill>
                      <pic:spPr>
                        <a:xfrm>
                          <a:off x="0" y="0"/>
                          <a:ext cx="5943600" cy="4457700"/>
                        </a:xfrm>
                        <a:prstGeom prst="rect"/>
                        <a:ln/>
                      </pic:spPr>
                    </pic:pic>
                  </a:graphicData>
                </a:graphic>
              </wp:inline>
            </w:drawing>
          </w:r>
          <w:commentRangeEnd w:id="7"/>
          <w:r w:rsidDel="00000000" w:rsidR="00000000" w:rsidRPr="00000000">
            <w:commentReference w:id="7"/>
          </w:r>
          <w:sdt>
            <w:sdtPr>
              <w:tag w:val="goog_rdk_254"/>
            </w:sdtPr>
            <w:sdtContent>
              <w:r w:rsidDel="00000000" w:rsidR="00000000" w:rsidRPr="00000000">
                <w:rPr>
                  <w:rtl w:val="0"/>
                </w:rPr>
              </w:r>
            </w:sdtContent>
          </w:sdt>
        </w:p>
      </w:sdtContent>
    </w:sdt>
    <w:sdt>
      <w:sdtPr>
        <w:tag w:val="goog_rdk_257"/>
      </w:sdtPr>
      <w:sdtContent>
        <w:p w:rsidR="00000000" w:rsidDel="00000000" w:rsidP="00000000" w:rsidRDefault="00000000" w:rsidRPr="00000000" w14:paraId="00000075">
          <w:pPr>
            <w:spacing w:after="240" w:before="240" w:lineRule="auto"/>
            <w:rPr>
              <w:color w:val="000000"/>
              <w:rPrChange w:author="SANDRA PATRICIA HOYOS SEPULVEDA" w:id="1" w:date="2022-04-19T02:57:07Z">
                <w:rPr>
                  <w:color w:val="000000"/>
                  <w:sz w:val="20"/>
                  <w:szCs w:val="20"/>
                </w:rPr>
              </w:rPrChange>
            </w:rPr>
          </w:pPr>
          <w:sdt>
            <w:sdtPr>
              <w:tag w:val="goog_rdk_256"/>
            </w:sdtPr>
            <w:sdtContent>
              <w:r w:rsidDel="00000000" w:rsidR="00000000" w:rsidRPr="00000000">
                <w:rPr>
                  <w:color w:val="000000"/>
                  <w:rtl w:val="0"/>
                  <w:rPrChange w:author="SANDRA PATRICIA HOYOS SEPULVEDA" w:id="1" w:date="2022-04-19T02:57:07Z">
                    <w:rPr>
                      <w:color w:val="000000"/>
                      <w:sz w:val="20"/>
                      <w:szCs w:val="20"/>
                    </w:rPr>
                  </w:rPrChange>
                </w:rPr>
                <w:t xml:space="preserve">Dar garantía del bienestar biopsicosocial desde un enfoque integral, es el eje central de todos los procesos en salud, por esto el estado ha desarrollado:</w:t>
              </w:r>
            </w:sdtContent>
          </w:sdt>
        </w:p>
      </w:sdtContent>
    </w:sdt>
    <w:sdt>
      <w:sdtPr>
        <w:tag w:val="goog_rdk_260"/>
      </w:sdtPr>
      <w:sdtContent>
        <w:p w:rsidR="00000000" w:rsidDel="00000000" w:rsidP="00000000" w:rsidRDefault="00000000" w:rsidRPr="00000000" w14:paraId="00000076">
          <w:pPr>
            <w:spacing w:after="240" w:before="240" w:lineRule="auto"/>
            <w:rPr>
              <w:color w:val="223453"/>
              <w:rPrChange w:author="SANDRA PATRICIA HOYOS SEPULVEDA" w:id="1" w:date="2022-04-19T02:57:07Z">
                <w:rPr>
                  <w:color w:val="223453"/>
                  <w:sz w:val="20"/>
                  <w:szCs w:val="20"/>
                </w:rPr>
              </w:rPrChange>
            </w:rPr>
          </w:pPr>
          <w:sdt>
            <w:sdtPr>
              <w:tag w:val="goog_rdk_258"/>
            </w:sdtPr>
            <w:sdtContent>
              <w:commentRangeStart w:id="8"/>
            </w:sdtContent>
          </w:sdt>
          <w:r w:rsidDel="00000000" w:rsidR="00000000" w:rsidRPr="00000000">
            <w:rPr>
              <w:color w:val="223453"/>
              <w:sz w:val="20"/>
              <w:szCs w:val="20"/>
            </w:rPr>
            <w:drawing>
              <wp:inline distB="114300" distT="114300" distL="114300" distR="114300">
                <wp:extent cx="6332220" cy="2247900"/>
                <wp:effectExtent b="0" l="0" r="0" t="0"/>
                <wp:docPr id="16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332220" cy="2247900"/>
                        </a:xfrm>
                        <a:prstGeom prst="rect"/>
                        <a:ln/>
                      </pic:spPr>
                    </pic:pic>
                  </a:graphicData>
                </a:graphic>
              </wp:inline>
            </w:drawing>
          </w:r>
          <w:commentRangeEnd w:id="8"/>
          <w:r w:rsidDel="00000000" w:rsidR="00000000" w:rsidRPr="00000000">
            <w:commentReference w:id="8"/>
          </w:r>
          <w:sdt>
            <w:sdtPr>
              <w:tag w:val="goog_rdk_259"/>
            </w:sdtPr>
            <w:sdtContent>
              <w:r w:rsidDel="00000000" w:rsidR="00000000" w:rsidRPr="00000000">
                <w:rPr>
                  <w:color w:val="223453"/>
                  <w:rtl w:val="0"/>
                  <w:rPrChange w:author="SANDRA PATRICIA HOYOS SEPULVEDA" w:id="1" w:date="2022-04-19T02:57:07Z">
                    <w:rPr>
                      <w:color w:val="223453"/>
                      <w:sz w:val="20"/>
                      <w:szCs w:val="20"/>
                    </w:rPr>
                  </w:rPrChange>
                </w:rPr>
                <w:t xml:space="preserve"> </w:t>
              </w:r>
            </w:sdtContent>
          </w:sdt>
        </w:p>
      </w:sdtContent>
    </w:sdt>
    <w:sdt>
      <w:sdtPr>
        <w:tag w:val="goog_rdk_262"/>
      </w:sdtPr>
      <w:sdtContent>
        <w:p w:rsidR="00000000" w:rsidDel="00000000" w:rsidP="00000000" w:rsidRDefault="00000000" w:rsidRPr="00000000" w14:paraId="00000077">
          <w:pPr>
            <w:spacing w:after="240" w:before="240" w:lineRule="auto"/>
            <w:rPr>
              <w:color w:val="223453"/>
              <w:rPrChange w:author="SANDRA PATRICIA HOYOS SEPULVEDA" w:id="1" w:date="2022-04-19T02:57:07Z">
                <w:rPr>
                  <w:color w:val="223453"/>
                  <w:sz w:val="20"/>
                  <w:szCs w:val="20"/>
                </w:rPr>
              </w:rPrChange>
            </w:rPr>
          </w:pPr>
          <w:sdt>
            <w:sdtPr>
              <w:tag w:val="goog_rdk_261"/>
            </w:sdtPr>
            <w:sdtContent>
              <w:r w:rsidDel="00000000" w:rsidR="00000000" w:rsidRPr="00000000">
                <w:rPr>
                  <w:rtl w:val="0"/>
                </w:rPr>
              </w:r>
            </w:sdtContent>
          </w:sdt>
        </w:p>
      </w:sdtContent>
    </w:sdt>
    <w:sdt>
      <w:sdtPr>
        <w:tag w:val="goog_rdk_264"/>
      </w:sdtPr>
      <w:sdtContent>
        <w:p w:rsidR="00000000" w:rsidDel="00000000" w:rsidP="00000000" w:rsidRDefault="00000000" w:rsidRPr="00000000" w14:paraId="00000078">
          <w:pPr>
            <w:spacing w:after="240" w:before="240" w:lineRule="auto"/>
            <w:rPr>
              <w:color w:val="223453"/>
              <w:rPrChange w:author="SANDRA PATRICIA HOYOS SEPULVEDA" w:id="1" w:date="2022-04-19T02:57:07Z">
                <w:rPr>
                  <w:color w:val="223453"/>
                  <w:sz w:val="20"/>
                  <w:szCs w:val="20"/>
                </w:rPr>
              </w:rPrChange>
            </w:rPr>
          </w:pPr>
          <w:sdt>
            <w:sdtPr>
              <w:tag w:val="goog_rdk_263"/>
            </w:sdtPr>
            <w:sdtContent>
              <w:r w:rsidDel="00000000" w:rsidR="00000000" w:rsidRPr="00000000">
                <w:rPr>
                  <w:rtl w:val="0"/>
                </w:rPr>
              </w:r>
            </w:sdtContent>
          </w:sdt>
        </w:p>
      </w:sdtContent>
    </w:sdt>
    <w:sdt>
      <w:sdtPr>
        <w:tag w:val="goog_rdk_266"/>
      </w:sdtPr>
      <w:sdtContent>
        <w:p w:rsidR="00000000" w:rsidDel="00000000" w:rsidP="00000000" w:rsidRDefault="00000000" w:rsidRPr="00000000" w14:paraId="00000079">
          <w:pPr>
            <w:spacing w:after="240" w:before="240" w:lineRule="auto"/>
            <w:rPr>
              <w:color w:val="000000"/>
              <w:rPrChange w:author="SANDRA PATRICIA HOYOS SEPULVEDA" w:id="1" w:date="2022-04-19T02:57:07Z">
                <w:rPr>
                  <w:color w:val="000000"/>
                  <w:sz w:val="20"/>
                  <w:szCs w:val="20"/>
                </w:rPr>
              </w:rPrChange>
            </w:rPr>
          </w:pPr>
          <w:sdt>
            <w:sdtPr>
              <w:tag w:val="goog_rdk_265"/>
            </w:sdtPr>
            <w:sdtContent>
              <w:r w:rsidDel="00000000" w:rsidR="00000000" w:rsidRPr="00000000">
                <w:rPr>
                  <w:color w:val="000000"/>
                  <w:rtl w:val="0"/>
                  <w:rPrChange w:author="SANDRA PATRICIA HOYOS SEPULVEDA" w:id="1" w:date="2022-04-19T02:57:07Z">
                    <w:rPr>
                      <w:color w:val="000000"/>
                      <w:sz w:val="20"/>
                      <w:szCs w:val="20"/>
                    </w:rPr>
                  </w:rPrChange>
                </w:rPr>
                <w:t xml:space="preserve">Para el desarrollo de una política pública, es importante tener en cuenta que:</w:t>
              </w:r>
            </w:sdtContent>
          </w:sdt>
        </w:p>
      </w:sdtContent>
    </w:sdt>
    <w:sdt>
      <w:sdtPr>
        <w:tag w:val="goog_rdk_268"/>
      </w:sdtPr>
      <w:sdtContent>
        <w:p w:rsidR="00000000" w:rsidDel="00000000" w:rsidP="00000000" w:rsidRDefault="00000000" w:rsidRPr="00000000" w14:paraId="0000007A">
          <w:pPr>
            <w:spacing w:after="240" w:before="240" w:lineRule="auto"/>
            <w:rPr>
              <w:color w:val="223453"/>
              <w:rPrChange w:author="SANDRA PATRICIA HOYOS SEPULVEDA" w:id="1" w:date="2022-04-19T02:57:07Z">
                <w:rPr>
                  <w:color w:val="223453"/>
                  <w:sz w:val="20"/>
                  <w:szCs w:val="20"/>
                </w:rPr>
              </w:rPrChange>
            </w:rPr>
          </w:pPr>
          <w:r w:rsidDel="00000000" w:rsidR="00000000" w:rsidRPr="00000000">
            <w:rPr>
              <w:color w:val="223453"/>
              <w:sz w:val="20"/>
              <w:szCs w:val="20"/>
            </w:rPr>
            <w:drawing>
              <wp:inline distB="114300" distT="114300" distL="114300" distR="114300">
                <wp:extent cx="6332220" cy="4838700"/>
                <wp:effectExtent b="0" l="0" r="0" t="0"/>
                <wp:docPr id="16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6332220" cy="4838700"/>
                        </a:xfrm>
                        <a:prstGeom prst="rect"/>
                        <a:ln/>
                      </pic:spPr>
                    </pic:pic>
                  </a:graphicData>
                </a:graphic>
              </wp:inline>
            </w:drawing>
          </w:r>
          <w:sdt>
            <w:sdtPr>
              <w:tag w:val="goog_rdk_267"/>
            </w:sdtPr>
            <w:sdtContent>
              <w:r w:rsidDel="00000000" w:rsidR="00000000" w:rsidRPr="00000000">
                <w:rPr>
                  <w:rtl w:val="0"/>
                </w:rPr>
              </w:r>
            </w:sdtContent>
          </w:sdt>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1270000</wp:posOffset>
                    </wp:positionV>
                    <wp:extent cx="3371850" cy="600075"/>
                    <wp:effectExtent b="0" l="0" r="0" t="0"/>
                    <wp:wrapNone/>
                    <wp:docPr id="151" name=""/>
                    <a:graphic>
                      <a:graphicData uri="http://schemas.microsoft.com/office/word/2010/wordprocessingShape">
                        <wps:wsp>
                          <wps:cNvSpPr/>
                          <wps:cNvPr id="15" name="Shape 15"/>
                          <wps:spPr>
                            <a:xfrm>
                              <a:off x="3669600" y="3489488"/>
                              <a:ext cx="3352800" cy="581025"/>
                            </a:xfrm>
                            <a:prstGeom prst="rect">
                              <a:avLst/>
                            </a:prstGeom>
                            <a:solidFill>
                              <a:srgbClr val="C00000"/>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t xml:space="preserve">Debe estar conformado por la representación de todos los sectores de una jurisdicción.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1270000</wp:posOffset>
                    </wp:positionV>
                    <wp:extent cx="3371850" cy="600075"/>
                    <wp:effectExtent b="0" l="0" r="0" t="0"/>
                    <wp:wrapNone/>
                    <wp:docPr id="151" name="image30.png"/>
                    <a:graphic>
                      <a:graphicData uri="http://schemas.openxmlformats.org/drawingml/2006/picture">
                        <pic:pic>
                          <pic:nvPicPr>
                            <pic:cNvPr id="0" name="image30.png"/>
                            <pic:cNvPicPr preferRelativeResize="0"/>
                          </pic:nvPicPr>
                          <pic:blipFill>
                            <a:blip r:embed="rId28"/>
                            <a:srcRect/>
                            <a:stretch>
                              <a:fillRect/>
                            </a:stretch>
                          </pic:blipFill>
                          <pic:spPr>
                            <a:xfrm>
                              <a:off x="0" y="0"/>
                              <a:ext cx="3371850" cy="600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2159000</wp:posOffset>
                    </wp:positionV>
                    <wp:extent cx="3371850" cy="600075"/>
                    <wp:effectExtent b="0" l="0" r="0" t="0"/>
                    <wp:wrapNone/>
                    <wp:docPr id="145" name=""/>
                    <a:graphic>
                      <a:graphicData uri="http://schemas.microsoft.com/office/word/2010/wordprocessingShape">
                        <wps:wsp>
                          <wps:cNvSpPr/>
                          <wps:cNvPr id="9" name="Shape 9"/>
                          <wps:spPr>
                            <a:xfrm>
                              <a:off x="3669600" y="3489488"/>
                              <a:ext cx="3352800" cy="581025"/>
                            </a:xfrm>
                            <a:prstGeom prst="rect">
                              <a:avLst/>
                            </a:prstGeom>
                            <a:solidFill>
                              <a:schemeClr val="accent6"/>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t xml:space="preserve">La participación de cada actor se define por su rol e injerencia del sector y las necesidades identificadas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2032000</wp:posOffset>
                    </wp:positionH>
                    <wp:positionV relativeFrom="paragraph">
                      <wp:posOffset>2159000</wp:posOffset>
                    </wp:positionV>
                    <wp:extent cx="3371850" cy="600075"/>
                    <wp:effectExtent b="0" l="0" r="0" t="0"/>
                    <wp:wrapNone/>
                    <wp:docPr id="145" name="image24.png"/>
                    <a:graphic>
                      <a:graphicData uri="http://schemas.openxmlformats.org/drawingml/2006/picture">
                        <pic:pic>
                          <pic:nvPicPr>
                            <pic:cNvPr id="0" name="image24.png"/>
                            <pic:cNvPicPr preferRelativeResize="0"/>
                          </pic:nvPicPr>
                          <pic:blipFill>
                            <a:blip r:embed="rId29"/>
                            <a:srcRect/>
                            <a:stretch>
                              <a:fillRect/>
                            </a:stretch>
                          </pic:blipFill>
                          <pic:spPr>
                            <a:xfrm>
                              <a:off x="0" y="0"/>
                              <a:ext cx="3371850" cy="600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2921000</wp:posOffset>
                    </wp:positionV>
                    <wp:extent cx="3371850" cy="781050"/>
                    <wp:effectExtent b="0" l="0" r="0" t="0"/>
                    <wp:wrapNone/>
                    <wp:docPr id="147" name=""/>
                    <a:graphic>
                      <a:graphicData uri="http://schemas.microsoft.com/office/word/2010/wordprocessingShape">
                        <wps:wsp>
                          <wps:cNvSpPr/>
                          <wps:cNvPr id="11" name="Shape 11"/>
                          <wps:spPr>
                            <a:xfrm>
                              <a:off x="3669600" y="3399000"/>
                              <a:ext cx="3352800" cy="762000"/>
                            </a:xfrm>
                            <a:prstGeom prst="rect">
                              <a:avLst/>
                            </a:prstGeom>
                            <a:solidFill>
                              <a:srgbClr val="538CD5"/>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t xml:space="preserve">Algunos sectores que se sugiere sean incluidos son los grupos religiosos, escuelas, asociaciones civiles, ciudadanía, gobierno, comercio, transporte, salud, etc.</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2032000</wp:posOffset>
                    </wp:positionH>
                    <wp:positionV relativeFrom="paragraph">
                      <wp:posOffset>2921000</wp:posOffset>
                    </wp:positionV>
                    <wp:extent cx="3371850" cy="781050"/>
                    <wp:effectExtent b="0" l="0" r="0" t="0"/>
                    <wp:wrapNone/>
                    <wp:docPr id="147" name="image26.png"/>
                    <a:graphic>
                      <a:graphicData uri="http://schemas.openxmlformats.org/drawingml/2006/picture">
                        <pic:pic>
                          <pic:nvPicPr>
                            <pic:cNvPr id="0" name="image26.png"/>
                            <pic:cNvPicPr preferRelativeResize="0"/>
                          </pic:nvPicPr>
                          <pic:blipFill>
                            <a:blip r:embed="rId30"/>
                            <a:srcRect/>
                            <a:stretch>
                              <a:fillRect/>
                            </a:stretch>
                          </pic:blipFill>
                          <pic:spPr>
                            <a:xfrm>
                              <a:off x="0" y="0"/>
                              <a:ext cx="3371850" cy="781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3810000</wp:posOffset>
                    </wp:positionV>
                    <wp:extent cx="3371850" cy="600075"/>
                    <wp:effectExtent b="0" l="0" r="0" t="0"/>
                    <wp:wrapNone/>
                    <wp:docPr id="148" name=""/>
                    <a:graphic>
                      <a:graphicData uri="http://schemas.microsoft.com/office/word/2010/wordprocessingShape">
                        <wps:wsp>
                          <wps:cNvSpPr/>
                          <wps:cNvPr id="12" name="Shape 12"/>
                          <wps:spPr>
                            <a:xfrm>
                              <a:off x="3669600" y="3489488"/>
                              <a:ext cx="3352800" cy="581025"/>
                            </a:xfrm>
                            <a:prstGeom prst="rect">
                              <a:avLst/>
                            </a:prstGeom>
                            <a:solidFill>
                              <a:srgbClr val="B7CCE4"/>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t xml:space="preserve">Con ellos se implementan las acciones en pro del bienestar de una comunidad.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2032000</wp:posOffset>
                    </wp:positionH>
                    <wp:positionV relativeFrom="paragraph">
                      <wp:posOffset>3810000</wp:posOffset>
                    </wp:positionV>
                    <wp:extent cx="3371850" cy="600075"/>
                    <wp:effectExtent b="0" l="0" r="0" t="0"/>
                    <wp:wrapNone/>
                    <wp:docPr id="148" name="image27.png"/>
                    <a:graphic>
                      <a:graphicData uri="http://schemas.openxmlformats.org/drawingml/2006/picture">
                        <pic:pic>
                          <pic:nvPicPr>
                            <pic:cNvPr id="0" name="image27.png"/>
                            <pic:cNvPicPr preferRelativeResize="0"/>
                          </pic:nvPicPr>
                          <pic:blipFill>
                            <a:blip r:embed="rId31"/>
                            <a:srcRect/>
                            <a:stretch>
                              <a:fillRect/>
                            </a:stretch>
                          </pic:blipFill>
                          <pic:spPr>
                            <a:xfrm>
                              <a:off x="0" y="0"/>
                              <a:ext cx="3371850" cy="600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533400</wp:posOffset>
                    </wp:positionV>
                    <wp:extent cx="3371850" cy="600075"/>
                    <wp:effectExtent b="0" l="0" r="0" t="0"/>
                    <wp:wrapNone/>
                    <wp:docPr id="138" name=""/>
                    <a:graphic>
                      <a:graphicData uri="http://schemas.microsoft.com/office/word/2010/wordprocessingShape">
                        <wps:wsp>
                          <wps:cNvSpPr/>
                          <wps:cNvPr id="2" name="Shape 2"/>
                          <wps:spPr>
                            <a:xfrm>
                              <a:off x="3669600" y="3489488"/>
                              <a:ext cx="3352800" cy="581025"/>
                            </a:xfrm>
                            <a:prstGeom prst="rect">
                              <a:avLst/>
                            </a:prstGeom>
                            <a:solidFill>
                              <a:srgbClr val="8CB3E3"/>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t xml:space="preserve">Debe conformarse un grupo de actores implicados en la en su dinámica.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533400</wp:posOffset>
                    </wp:positionV>
                    <wp:extent cx="3371850" cy="600075"/>
                    <wp:effectExtent b="0" l="0" r="0" t="0"/>
                    <wp:wrapNone/>
                    <wp:docPr id="138" name="image15.png"/>
                    <a:graphic>
                      <a:graphicData uri="http://schemas.openxmlformats.org/drawingml/2006/picture">
                        <pic:pic>
                          <pic:nvPicPr>
                            <pic:cNvPr id="0" name="image15.png"/>
                            <pic:cNvPicPr preferRelativeResize="0"/>
                          </pic:nvPicPr>
                          <pic:blipFill>
                            <a:blip r:embed="rId32"/>
                            <a:srcRect/>
                            <a:stretch>
                              <a:fillRect/>
                            </a:stretch>
                          </pic:blipFill>
                          <pic:spPr>
                            <a:xfrm>
                              <a:off x="0" y="0"/>
                              <a:ext cx="3371850" cy="600075"/>
                            </a:xfrm>
                            <a:prstGeom prst="rect"/>
                            <a:ln/>
                          </pic:spPr>
                        </pic:pic>
                      </a:graphicData>
                    </a:graphic>
                  </wp:anchor>
                </w:drawing>
              </mc:Fallback>
            </mc:AlternateContent>
          </w:r>
        </w:p>
      </w:sdtContent>
    </w:sdt>
    <w:sdt>
      <w:sdtPr>
        <w:tag w:val="goog_rdk_270"/>
      </w:sdtPr>
      <w:sdtContent>
        <w:p w:rsidR="00000000" w:rsidDel="00000000" w:rsidP="00000000" w:rsidRDefault="00000000" w:rsidRPr="00000000" w14:paraId="0000007B">
          <w:pPr>
            <w:spacing w:after="240" w:before="240" w:lineRule="auto"/>
            <w:jc w:val="both"/>
            <w:rPr>
              <w:color w:val="223453"/>
              <w:rPrChange w:author="SANDRA PATRICIA HOYOS SEPULVEDA" w:id="1" w:date="2022-04-19T02:57:07Z">
                <w:rPr>
                  <w:color w:val="223453"/>
                  <w:sz w:val="20"/>
                  <w:szCs w:val="20"/>
                </w:rPr>
              </w:rPrChange>
            </w:rPr>
            <w:pPrChange w:author="SANDRA PATRICIA HOYOS SEPULVEDA" w:id="0" w:date="2022-04-19T02:48:17Z">
              <w:pPr>
                <w:spacing w:after="240" w:before="240" w:lineRule="auto"/>
              </w:pPr>
            </w:pPrChange>
          </w:pPr>
          <w:sdt>
            <w:sdtPr>
              <w:tag w:val="goog_rdk_269"/>
            </w:sdtPr>
            <w:sdtContent>
              <w:r w:rsidDel="00000000" w:rsidR="00000000" w:rsidRPr="00000000">
                <w:rPr>
                  <w:color w:val="223453"/>
                  <w:rtl w:val="0"/>
                  <w:rPrChange w:author="SANDRA PATRICIA HOYOS SEPULVEDA" w:id="1" w:date="2022-04-19T02:57:07Z">
                    <w:rPr>
                      <w:color w:val="223453"/>
                      <w:sz w:val="20"/>
                      <w:szCs w:val="20"/>
                    </w:rPr>
                  </w:rPrChange>
                </w:rPr>
                <w:t xml:space="preserve"> </w:t>
              </w:r>
            </w:sdtContent>
          </w:sdt>
        </w:p>
      </w:sdtContent>
    </w:sdt>
    <w:sdt>
      <w:sdtPr>
        <w:tag w:val="goog_rdk_274"/>
      </w:sdtPr>
      <w:sdtContent>
        <w:p w:rsidR="00000000" w:rsidDel="00000000" w:rsidP="00000000" w:rsidRDefault="00000000" w:rsidRPr="00000000" w14:paraId="0000007C">
          <w:pPr>
            <w:spacing w:after="240" w:before="240" w:lineRule="auto"/>
            <w:jc w:val="both"/>
            <w:rPr>
              <w:color w:val="000000"/>
              <w:rPrChange w:author="SANDRA PATRICIA HOYOS SEPULVEDA" w:id="1" w:date="2022-04-19T02:57:07Z">
                <w:rPr>
                  <w:color w:val="000000"/>
                  <w:sz w:val="20"/>
                  <w:szCs w:val="20"/>
                </w:rPr>
              </w:rPrChange>
            </w:rPr>
            <w:pPrChange w:author="SANDRA PATRICIA HOYOS SEPULVEDA" w:id="0" w:date="2022-04-19T02:48:17Z">
              <w:pPr>
                <w:spacing w:after="240" w:before="240" w:lineRule="auto"/>
              </w:pPr>
            </w:pPrChange>
          </w:pPr>
          <w:sdt>
            <w:sdtPr>
              <w:tag w:val="goog_rdk_271"/>
            </w:sdtPr>
            <w:sdtContent>
              <w:r w:rsidDel="00000000" w:rsidR="00000000" w:rsidRPr="00000000">
                <w:rPr>
                  <w:color w:val="000000"/>
                  <w:rtl w:val="0"/>
                  <w:rPrChange w:author="SANDRA PATRICIA HOYOS SEPULVEDA" w:id="1" w:date="2022-04-19T02:57:07Z">
                    <w:rPr>
                      <w:color w:val="000000"/>
                      <w:sz w:val="20"/>
                      <w:szCs w:val="20"/>
                    </w:rPr>
                  </w:rPrChange>
                </w:rPr>
                <w:t xml:space="preserve">En Colombia el desarrollo de las políticas ha venido teniendo grandes avances desde lo normativo y </w:t>
              </w:r>
            </w:sdtContent>
          </w:sdt>
          <w:sdt>
            <w:sdtPr>
              <w:tag w:val="goog_rdk_272"/>
            </w:sdtPr>
            <w:sdtContent>
              <w:r w:rsidDel="00000000" w:rsidR="00000000" w:rsidRPr="00000000">
                <w:rPr>
                  <w:color w:val="000000"/>
                  <w:rtl w:val="0"/>
                  <w:rPrChange w:author="SANDRA PATRICIA HOYOS SEPULVEDA" w:id="1" w:date="2022-04-19T02:57:07Z">
                    <w:rPr>
                      <w:color w:val="000000"/>
                      <w:sz w:val="20"/>
                      <w:szCs w:val="20"/>
                    </w:rPr>
                  </w:rPrChange>
                </w:rPr>
                <w:t xml:space="preserve">ejecutorial</w:t>
              </w:r>
            </w:sdtContent>
          </w:sdt>
          <w:sdt>
            <w:sdtPr>
              <w:tag w:val="goog_rdk_273"/>
            </w:sdtPr>
            <w:sdtContent>
              <w:r w:rsidDel="00000000" w:rsidR="00000000" w:rsidRPr="00000000">
                <w:rPr>
                  <w:color w:val="000000"/>
                  <w:rtl w:val="0"/>
                  <w:rPrChange w:author="SANDRA PATRICIA HOYOS SEPULVEDA" w:id="1" w:date="2022-04-19T02:57:07Z">
                    <w:rPr>
                      <w:color w:val="000000"/>
                      <w:sz w:val="20"/>
                      <w:szCs w:val="20"/>
                    </w:rPr>
                  </w:rPrChange>
                </w:rPr>
                <w:t xml:space="preserve">. Veamos su avance en el tiempo, desde el punto de vista normativo, lo cual, tiene como punto de partida los objetivos del milenio y las metas ya mencionadas en el contexto internacional:</w:t>
              </w:r>
            </w:sdtContent>
          </w:sdt>
        </w:p>
      </w:sdtContent>
    </w:sdt>
    <w:sdt>
      <w:sdtPr>
        <w:tag w:val="goog_rdk_276"/>
      </w:sdtPr>
      <w:sdtContent>
        <w:p w:rsidR="00000000" w:rsidDel="00000000" w:rsidP="00000000" w:rsidRDefault="00000000" w:rsidRPr="00000000" w14:paraId="0000007D">
          <w:pPr>
            <w:spacing w:after="120" w:lineRule="auto"/>
            <w:rPr>
              <w:color w:val="231f20"/>
              <w:rPrChange w:author="SANDRA PATRICIA HOYOS SEPULVEDA" w:id="1" w:date="2022-04-19T02:57:07Z">
                <w:rPr>
                  <w:color w:val="231f20"/>
                  <w:sz w:val="20"/>
                  <w:szCs w:val="20"/>
                </w:rPr>
              </w:rPrChange>
            </w:rPr>
          </w:pPr>
          <w:sdt>
            <w:sdtPr>
              <w:tag w:val="goog_rdk_275"/>
            </w:sdtPr>
            <w:sdtContent>
              <w:r w:rsidDel="00000000" w:rsidR="00000000" w:rsidRPr="00000000">
                <w:rPr>
                  <w:rtl w:val="0"/>
                </w:rPr>
              </w:r>
            </w:sdtContent>
          </w:sdt>
        </w:p>
      </w:sdtContent>
    </w:sdt>
    <w:tbl>
      <w:tblPr>
        <w:tblStyle w:val="Table8"/>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sdt>
            <w:sdtPr>
              <w:tag w:val="goog_rdk_278"/>
            </w:sdtPr>
            <w:sdtContent>
              <w:p w:rsidR="00000000" w:rsidDel="00000000" w:rsidP="00000000" w:rsidRDefault="00000000" w:rsidRPr="00000000" w14:paraId="0000007E">
                <w:pPr>
                  <w:spacing w:after="120" w:lineRule="auto"/>
                  <w:ind w:left="283" w:firstLine="0"/>
                  <w:jc w:val="center"/>
                  <w:rPr>
                    <w:rFonts w:ascii="Arial" w:cs="Arial" w:eastAsia="Arial" w:hAnsi="Arial"/>
                    <w:color w:val="ffffff"/>
                    <w:sz w:val="22"/>
                    <w:szCs w:val="22"/>
                    <w:rPrChange w:author="SANDRA PATRICIA HOYOS SEPULVEDA" w:id="1" w:date="2022-04-19T02:57:07Z">
                      <w:rPr>
                        <w:rFonts w:ascii="Arial" w:cs="Arial" w:eastAsia="Arial" w:hAnsi="Arial"/>
                        <w:color w:val="ffffff"/>
                        <w:sz w:val="20"/>
                        <w:szCs w:val="20"/>
                      </w:rPr>
                    </w:rPrChange>
                  </w:rPr>
                </w:pPr>
                <w:sdt>
                  <w:sdtPr>
                    <w:tag w:val="goog_rdk_277"/>
                  </w:sdtPr>
                  <w:sdtContent>
                    <w:r w:rsidDel="00000000" w:rsidR="00000000" w:rsidRPr="00000000">
                      <w:rPr>
                        <w:rtl w:val="0"/>
                      </w:rPr>
                    </w:r>
                  </w:sdtContent>
                </w:sdt>
              </w:p>
            </w:sdtContent>
          </w:sdt>
          <w:sdt>
            <w:sdtPr>
              <w:tag w:val="goog_rdk_280"/>
            </w:sdtPr>
            <w:sdtContent>
              <w:p w:rsidR="00000000" w:rsidDel="00000000" w:rsidP="00000000" w:rsidRDefault="00000000" w:rsidRPr="00000000" w14:paraId="0000007F">
                <w:pPr>
                  <w:spacing w:after="120" w:lineRule="auto"/>
                  <w:ind w:left="283" w:firstLine="0"/>
                  <w:jc w:val="center"/>
                  <w:rPr>
                    <w:rFonts w:ascii="Arial" w:cs="Arial" w:eastAsia="Arial" w:hAnsi="Arial"/>
                    <w:color w:val="ffffff"/>
                    <w:sz w:val="22"/>
                    <w:szCs w:val="22"/>
                    <w:rPrChange w:author="SANDRA PATRICIA HOYOS SEPULVEDA" w:id="1" w:date="2022-04-19T02:57:07Z">
                      <w:rPr>
                        <w:rFonts w:ascii="Arial" w:cs="Arial" w:eastAsia="Arial" w:hAnsi="Arial"/>
                        <w:color w:val="ffffff"/>
                        <w:sz w:val="20"/>
                        <w:szCs w:val="20"/>
                      </w:rPr>
                    </w:rPrChange>
                  </w:rPr>
                </w:pPr>
                <w:sdt>
                  <w:sdtPr>
                    <w:tag w:val="goog_rdk_279"/>
                  </w:sdtPr>
                  <w:sdtContent>
                    <w:r w:rsidDel="00000000" w:rsidR="00000000" w:rsidRPr="00000000">
                      <w:rPr>
                        <w:rFonts w:ascii="Arial" w:cs="Arial" w:eastAsia="Arial" w:hAnsi="Arial"/>
                        <w:color w:val="ffffff"/>
                        <w:sz w:val="22"/>
                        <w:szCs w:val="22"/>
                        <w:rtl w:val="0"/>
                        <w:rPrChange w:author="SANDRA PATRICIA HOYOS SEPULVEDA" w:id="1" w:date="2022-04-19T02:57:07Z">
                          <w:rPr>
                            <w:rFonts w:ascii="Arial" w:cs="Arial" w:eastAsia="Arial" w:hAnsi="Arial"/>
                            <w:color w:val="ffffff"/>
                            <w:sz w:val="20"/>
                            <w:szCs w:val="20"/>
                          </w:rPr>
                        </w:rPrChange>
                      </w:rPr>
                      <w:t xml:space="preserve">Línea de tiempo</w:t>
                    </w:r>
                  </w:sdtContent>
                </w:sdt>
              </w:p>
            </w:sdtContent>
          </w:sdt>
          <w:sdt>
            <w:sdtPr>
              <w:tag w:val="goog_rdk_284"/>
            </w:sdtPr>
            <w:sdtContent>
              <w:p w:rsidR="00000000" w:rsidDel="00000000" w:rsidP="00000000" w:rsidRDefault="00000000" w:rsidRPr="00000000" w14:paraId="00000080">
                <w:pPr>
                  <w:spacing w:after="120" w:lineRule="auto"/>
                  <w:jc w:val="center"/>
                  <w:rPr>
                    <w:rFonts w:ascii="Arial" w:cs="Arial" w:eastAsia="Arial" w:hAnsi="Arial"/>
                    <w:color w:val="ffffff"/>
                    <w:sz w:val="22"/>
                    <w:szCs w:val="22"/>
                    <w:rPrChange w:author="SANDRA PATRICIA HOYOS SEPULVEDA" w:id="1" w:date="2022-04-19T02:57:07Z">
                      <w:rPr>
                        <w:rFonts w:ascii="Arial" w:cs="Arial" w:eastAsia="Arial" w:hAnsi="Arial"/>
                        <w:color w:val="ffffff"/>
                        <w:sz w:val="20"/>
                        <w:szCs w:val="20"/>
                      </w:rPr>
                    </w:rPrChange>
                  </w:rPr>
                </w:pPr>
                <w:sdt>
                  <w:sdtPr>
                    <w:tag w:val="goog_rdk_281"/>
                  </w:sdtPr>
                  <w:sdtContent>
                    <w:commentRangeStart w:id="9"/>
                  </w:sdtContent>
                </w:sdt>
                <w:sdt>
                  <w:sdtPr>
                    <w:tag w:val="goog_rdk_282"/>
                  </w:sdtPr>
                  <w:sdtContent>
                    <w:r w:rsidDel="00000000" w:rsidR="00000000" w:rsidRPr="00000000">
                      <w:rPr>
                        <w:rFonts w:ascii="Arial" w:cs="Arial" w:eastAsia="Arial" w:hAnsi="Arial"/>
                        <w:color w:val="ffffff"/>
                        <w:sz w:val="22"/>
                        <w:szCs w:val="22"/>
                        <w:rtl w:val="0"/>
                        <w:rPrChange w:author="SANDRA PATRICIA HOYOS SEPULVEDA" w:id="1" w:date="2022-04-19T02:57:07Z">
                          <w:rPr>
                            <w:rFonts w:ascii="Arial" w:cs="Arial" w:eastAsia="Arial" w:hAnsi="Arial"/>
                            <w:color w:val="ffffff"/>
                            <w:sz w:val="20"/>
                            <w:szCs w:val="20"/>
                          </w:rPr>
                        </w:rPrChange>
                      </w:rPr>
                      <w:t xml:space="preserve">CF001_1_2_desarrollo</w:t>
                    </w:r>
                  </w:sdtContent>
                </w:sdt>
                <w:commentRangeEnd w:id="9"/>
                <w:r w:rsidDel="00000000" w:rsidR="00000000" w:rsidRPr="00000000">
                  <w:commentReference w:id="9"/>
                </w:r>
                <w:sdt>
                  <w:sdtPr>
                    <w:tag w:val="goog_rdk_283"/>
                  </w:sdtPr>
                  <w:sdtContent>
                    <w:r w:rsidDel="00000000" w:rsidR="00000000" w:rsidRPr="00000000">
                      <w:rPr>
                        <w:rtl w:val="0"/>
                      </w:rPr>
                    </w:r>
                  </w:sdtContent>
                </w:sdt>
              </w:p>
            </w:sdtContent>
          </w:sdt>
          <w:sdt>
            <w:sdtPr>
              <w:tag w:val="goog_rdk_286"/>
            </w:sdtPr>
            <w:sdtContent>
              <w:p w:rsidR="00000000" w:rsidDel="00000000" w:rsidP="00000000" w:rsidRDefault="00000000" w:rsidRPr="00000000" w14:paraId="00000081">
                <w:pPr>
                  <w:spacing w:after="120" w:lineRule="auto"/>
                  <w:jc w:val="center"/>
                  <w:rPr>
                    <w:rFonts w:ascii="Arial" w:cs="Arial" w:eastAsia="Arial" w:hAnsi="Arial"/>
                    <w:color w:val="231f20"/>
                    <w:sz w:val="22"/>
                    <w:szCs w:val="22"/>
                    <w:rPrChange w:author="SANDRA PATRICIA HOYOS SEPULVEDA" w:id="1" w:date="2022-04-19T02:57:07Z">
                      <w:rPr>
                        <w:rFonts w:ascii="Arial" w:cs="Arial" w:eastAsia="Arial" w:hAnsi="Arial"/>
                        <w:color w:val="231f20"/>
                        <w:sz w:val="20"/>
                        <w:szCs w:val="20"/>
                      </w:rPr>
                    </w:rPrChange>
                  </w:rPr>
                </w:pPr>
                <w:sdt>
                  <w:sdtPr>
                    <w:tag w:val="goog_rdk_285"/>
                  </w:sdtPr>
                  <w:sdtContent>
                    <w:r w:rsidDel="00000000" w:rsidR="00000000" w:rsidRPr="00000000">
                      <w:rPr>
                        <w:rtl w:val="0"/>
                      </w:rPr>
                    </w:r>
                  </w:sdtContent>
                </w:sdt>
              </w:p>
            </w:sdtContent>
          </w:sdt>
        </w:tc>
      </w:tr>
    </w:tbl>
    <w:sdt>
      <w:sdtPr>
        <w:tag w:val="goog_rdk_288"/>
      </w:sdtPr>
      <w:sdtContent>
        <w:p w:rsidR="00000000" w:rsidDel="00000000" w:rsidP="00000000" w:rsidRDefault="00000000" w:rsidRPr="00000000" w14:paraId="00000082">
          <w:pPr>
            <w:spacing w:after="240" w:before="240" w:lineRule="auto"/>
            <w:rPr>
              <w:color w:val="223453"/>
              <w:rPrChange w:author="SANDRA PATRICIA HOYOS SEPULVEDA" w:id="1" w:date="2022-04-19T02:57:07Z">
                <w:rPr>
                  <w:color w:val="223453"/>
                  <w:sz w:val="20"/>
                  <w:szCs w:val="20"/>
                </w:rPr>
              </w:rPrChange>
            </w:rPr>
          </w:pPr>
          <w:sdt>
            <w:sdtPr>
              <w:tag w:val="goog_rdk_287"/>
            </w:sdtPr>
            <w:sdtContent>
              <w:r w:rsidDel="00000000" w:rsidR="00000000" w:rsidRPr="00000000">
                <w:rPr>
                  <w:rtl w:val="0"/>
                </w:rPr>
              </w:r>
            </w:sdtContent>
          </w:sdt>
        </w:p>
      </w:sdtContent>
    </w:sdt>
    <w:sdt>
      <w:sdtPr>
        <w:tag w:val="goog_rdk_290"/>
      </w:sdtPr>
      <w:sdtContent>
        <w:p w:rsidR="00000000" w:rsidDel="00000000" w:rsidP="00000000" w:rsidRDefault="00000000" w:rsidRPr="00000000" w14:paraId="00000083">
          <w:pPr>
            <w:spacing w:after="240" w:before="240" w:lineRule="auto"/>
            <w:rPr>
              <w:color w:val="223453"/>
              <w:rPrChange w:author="SANDRA PATRICIA HOYOS SEPULVEDA" w:id="1" w:date="2022-04-19T02:57:07Z">
                <w:rPr>
                  <w:color w:val="223453"/>
                  <w:sz w:val="20"/>
                  <w:szCs w:val="20"/>
                </w:rPr>
              </w:rPrChange>
            </w:rPr>
          </w:pPr>
          <w:sdt>
            <w:sdtPr>
              <w:tag w:val="goog_rdk_289"/>
            </w:sdtPr>
            <w:sdtContent>
              <w:r w:rsidDel="00000000" w:rsidR="00000000" w:rsidRPr="00000000">
                <w:rPr>
                  <w:rtl w:val="0"/>
                </w:rPr>
              </w:r>
            </w:sdtContent>
          </w:sdt>
        </w:p>
      </w:sdtContent>
    </w:sdt>
    <w:sdt>
      <w:sdtPr>
        <w:tag w:val="goog_rdk_297"/>
      </w:sdtPr>
      <w:sdtContent>
        <w:p w:rsidR="00000000" w:rsidDel="00000000" w:rsidP="00000000" w:rsidRDefault="00000000" w:rsidRPr="00000000" w14:paraId="00000084">
          <w:pPr>
            <w:shd w:fill="ffffff" w:val="clear"/>
            <w:spacing w:after="160" w:lineRule="auto"/>
            <w:jc w:val="both"/>
            <w:rPr>
              <w:color w:val="000000"/>
              <w:rPrChange w:author="SANDRA PATRICIA HOYOS SEPULVEDA" w:id="1" w:date="2022-04-19T02:57:07Z">
                <w:rPr>
                  <w:color w:val="000000"/>
                  <w:sz w:val="20"/>
                  <w:szCs w:val="20"/>
                </w:rPr>
              </w:rPrChange>
            </w:rPr>
            <w:pPrChange w:author="SANDRA PATRICIA HOYOS SEPULVEDA" w:id="0" w:date="2022-04-19T02:49:27Z">
              <w:pPr>
                <w:shd w:fill="ffffff" w:val="clear"/>
                <w:spacing w:after="160" w:lineRule="auto"/>
              </w:pPr>
            </w:pPrChange>
          </w:pPr>
          <w:sdt>
            <w:sdtPr>
              <w:tag w:val="goog_rdk_292"/>
            </w:sdtPr>
            <w:sdtContent>
              <w:ins w:author="SANDRA PATRICIA HOYOS SEPULVEDA" w:id="4" w:date="2022-04-19T02:49:32Z"/>
              <w:sdt>
                <w:sdtPr>
                  <w:tag w:val="goog_rdk_293"/>
                </w:sdtPr>
                <w:sdtContent>
                  <w:ins w:author="SANDRA PATRICIA HOYOS SEPULVEDA" w:id="4" w:date="2022-04-19T02:49:32Z">
                    <w:r w:rsidDel="00000000" w:rsidR="00000000" w:rsidRPr="00000000">
                      <w:rPr>
                        <w:color w:val="223453"/>
                        <w:rtl w:val="0"/>
                        <w:rPrChange w:author="SANDRA PATRICIA HOYOS SEPULVEDA" w:id="1" w:date="2022-04-19T02:57:07Z">
                          <w:rPr>
                            <w:color w:val="223453"/>
                            <w:sz w:val="20"/>
                            <w:szCs w:val="20"/>
                          </w:rPr>
                        </w:rPrChange>
                      </w:rPr>
                      <w:t xml:space="preserve">Actualmente</w:t>
                    </w:r>
                  </w:ins>
                </w:sdtContent>
              </w:sdt>
              <w:ins w:author="SANDRA PATRICIA HOYOS SEPULVEDA" w:id="4" w:date="2022-04-19T02:49:32Z"/>
            </w:sdtContent>
          </w:sdt>
          <w:sdt>
            <w:sdtPr>
              <w:tag w:val="goog_rdk_294"/>
            </w:sdtPr>
            <w:sdtContent>
              <w:del w:author="SANDRA PATRICIA HOYOS SEPULVEDA" w:id="4" w:date="2022-04-19T02:49:32Z"/>
              <w:sdt>
                <w:sdtPr>
                  <w:tag w:val="goog_rdk_295"/>
                </w:sdtPr>
                <w:sdtContent>
                  <w:del w:author="SANDRA PATRICIA HOYOS SEPULVEDA" w:id="4" w:date="2022-04-19T02:49:32Z">
                    <w:r w:rsidDel="00000000" w:rsidR="00000000" w:rsidRPr="00000000">
                      <w:rPr>
                        <w:color w:val="000000"/>
                        <w:rtl w:val="0"/>
                        <w:rPrChange w:author="SANDRA PATRICIA HOYOS SEPULVEDA" w:id="1" w:date="2022-04-19T02:57:07Z">
                          <w:rPr>
                            <w:color w:val="000000"/>
                            <w:sz w:val="20"/>
                            <w:szCs w:val="20"/>
                          </w:rPr>
                        </w:rPrChange>
                      </w:rPr>
                      <w:delText xml:space="preserve">Hoy día</w:delText>
                    </w:r>
                  </w:del>
                </w:sdtContent>
              </w:sdt>
              <w:del w:author="SANDRA PATRICIA HOYOS SEPULVEDA" w:id="4" w:date="2022-04-19T02:49:32Z"/>
            </w:sdtContent>
          </w:sdt>
          <w:sdt>
            <w:sdtPr>
              <w:tag w:val="goog_rdk_296"/>
            </w:sdtPr>
            <w:sdtContent>
              <w:r w:rsidDel="00000000" w:rsidR="00000000" w:rsidRPr="00000000">
                <w:rPr>
                  <w:color w:val="000000"/>
                  <w:rtl w:val="0"/>
                  <w:rPrChange w:author="SANDRA PATRICIA HOYOS SEPULVEDA" w:id="1" w:date="2022-04-19T02:57:07Z">
                    <w:rPr>
                      <w:color w:val="000000"/>
                      <w:sz w:val="20"/>
                      <w:szCs w:val="20"/>
                    </w:rPr>
                  </w:rPrChange>
                </w:rPr>
                <w:t xml:space="preserve"> se encuentran en la formulación del Plan Decenal de Salud Pública PDSP 2022-2031 y rige la política pública más importante dada en salud. El PDSP 2012-2021, es producto del Plan Nacional de Desarrollo 2010-2014 y busca la reducción de la inequidad en salud, planteando los siguientes objetivos: </w:t>
              </w:r>
            </w:sdtContent>
          </w:sdt>
        </w:p>
      </w:sdtContent>
    </w:sdt>
    <w:sdt>
      <w:sdtPr>
        <w:tag w:val="goog_rdk_299"/>
      </w:sdtPr>
      <w:sdtContent>
        <w:p w:rsidR="00000000" w:rsidDel="00000000" w:rsidP="00000000" w:rsidRDefault="00000000" w:rsidRPr="00000000" w14:paraId="00000085">
          <w:pPr>
            <w:shd w:fill="ffffff" w:val="clear"/>
            <w:spacing w:after="160" w:lineRule="auto"/>
            <w:jc w:val="both"/>
            <w:rPr>
              <w:color w:val="000000"/>
              <w:rPrChange w:author="SANDRA PATRICIA HOYOS SEPULVEDA" w:id="1" w:date="2022-04-19T02:57:07Z">
                <w:rPr>
                  <w:color w:val="000000"/>
                  <w:sz w:val="20"/>
                  <w:szCs w:val="20"/>
                </w:rPr>
              </w:rPrChange>
            </w:rPr>
            <w:pPrChange w:author="SANDRA PATRICIA HOYOS SEPULVEDA" w:id="0" w:date="2022-04-19T02:49:27Z">
              <w:pPr>
                <w:shd w:fill="ffffff" w:val="clear"/>
                <w:spacing w:after="160" w:lineRule="auto"/>
              </w:pPr>
            </w:pPrChange>
          </w:pPr>
          <w:sdt>
            <w:sdtPr>
              <w:tag w:val="goog_rdk_298"/>
            </w:sdtPr>
            <w:sdtContent>
              <w:r w:rsidDel="00000000" w:rsidR="00000000" w:rsidRPr="00000000">
                <w:rPr>
                  <w:color w:val="000000"/>
                  <w:rtl w:val="0"/>
                  <w:rPrChange w:author="SANDRA PATRICIA HOYOS SEPULVEDA" w:id="1" w:date="2022-04-19T02:57:07Z">
                    <w:rPr>
                      <w:color w:val="000000"/>
                      <w:sz w:val="20"/>
                      <w:szCs w:val="20"/>
                    </w:rPr>
                  </w:rPrChange>
                </w:rPr>
                <w:t xml:space="preserve">1) Avanzar hacia la garantía del goce efectivo del derecho a la salud.</w:t>
              </w:r>
            </w:sdtContent>
          </w:sdt>
        </w:p>
      </w:sdtContent>
    </w:sdt>
    <w:sdt>
      <w:sdtPr>
        <w:tag w:val="goog_rdk_301"/>
      </w:sdtPr>
      <w:sdtContent>
        <w:p w:rsidR="00000000" w:rsidDel="00000000" w:rsidP="00000000" w:rsidRDefault="00000000" w:rsidRPr="00000000" w14:paraId="00000086">
          <w:pPr>
            <w:shd w:fill="ffffff" w:val="clear"/>
            <w:spacing w:after="160" w:lineRule="auto"/>
            <w:jc w:val="both"/>
            <w:rPr>
              <w:color w:val="000000"/>
              <w:rPrChange w:author="SANDRA PATRICIA HOYOS SEPULVEDA" w:id="1" w:date="2022-04-19T02:57:07Z">
                <w:rPr>
                  <w:color w:val="000000"/>
                  <w:sz w:val="20"/>
                  <w:szCs w:val="20"/>
                </w:rPr>
              </w:rPrChange>
            </w:rPr>
            <w:pPrChange w:author="SANDRA PATRICIA HOYOS SEPULVEDA" w:id="0" w:date="2022-04-19T02:49:27Z">
              <w:pPr>
                <w:shd w:fill="ffffff" w:val="clear"/>
                <w:spacing w:after="160" w:lineRule="auto"/>
              </w:pPr>
            </w:pPrChange>
          </w:pPr>
          <w:sdt>
            <w:sdtPr>
              <w:tag w:val="goog_rdk_300"/>
            </w:sdtPr>
            <w:sdtContent>
              <w:r w:rsidDel="00000000" w:rsidR="00000000" w:rsidRPr="00000000">
                <w:rPr>
                  <w:color w:val="000000"/>
                  <w:rtl w:val="0"/>
                  <w:rPrChange w:author="SANDRA PATRICIA HOYOS SEPULVEDA" w:id="1" w:date="2022-04-19T02:57:07Z">
                    <w:rPr>
                      <w:color w:val="000000"/>
                      <w:sz w:val="20"/>
                      <w:szCs w:val="20"/>
                    </w:rPr>
                  </w:rPrChange>
                </w:rPr>
                <w:t xml:space="preserve">2) Mejorar las condiciones de vida que modifican la situación de salud y disminuyen la carga de enfermedad existente.</w:t>
              </w:r>
            </w:sdtContent>
          </w:sdt>
        </w:p>
      </w:sdtContent>
    </w:sdt>
    <w:sdt>
      <w:sdtPr>
        <w:tag w:val="goog_rdk_303"/>
      </w:sdtPr>
      <w:sdtContent>
        <w:p w:rsidR="00000000" w:rsidDel="00000000" w:rsidP="00000000" w:rsidRDefault="00000000" w:rsidRPr="00000000" w14:paraId="00000087">
          <w:pPr>
            <w:shd w:fill="ffffff" w:val="clear"/>
            <w:spacing w:after="160" w:lineRule="auto"/>
            <w:jc w:val="both"/>
            <w:rPr>
              <w:color w:val="000000"/>
              <w:rPrChange w:author="SANDRA PATRICIA HOYOS SEPULVEDA" w:id="1" w:date="2022-04-19T02:57:07Z">
                <w:rPr>
                  <w:color w:val="000000"/>
                  <w:sz w:val="20"/>
                  <w:szCs w:val="20"/>
                </w:rPr>
              </w:rPrChange>
            </w:rPr>
            <w:pPrChange w:author="SANDRA PATRICIA HOYOS SEPULVEDA" w:id="0" w:date="2022-04-19T02:49:27Z">
              <w:pPr>
                <w:shd w:fill="ffffff" w:val="clear"/>
                <w:spacing w:after="160" w:lineRule="auto"/>
              </w:pPr>
            </w:pPrChange>
          </w:pPr>
          <w:sdt>
            <w:sdtPr>
              <w:tag w:val="goog_rdk_302"/>
            </w:sdtPr>
            <w:sdtContent>
              <w:r w:rsidDel="00000000" w:rsidR="00000000" w:rsidRPr="00000000">
                <w:rPr>
                  <w:color w:val="000000"/>
                  <w:rtl w:val="0"/>
                  <w:rPrChange w:author="SANDRA PATRICIA HOYOS SEPULVEDA" w:id="1" w:date="2022-04-19T02:57:07Z">
                    <w:rPr>
                      <w:color w:val="000000"/>
                      <w:sz w:val="20"/>
                      <w:szCs w:val="20"/>
                    </w:rPr>
                  </w:rPrChange>
                </w:rPr>
                <w:t xml:space="preserve">3) Mantener cero tolerancia frente a la mortalidad, la morbilidad y la discapacidad evitable. </w:t>
              </w:r>
            </w:sdtContent>
          </w:sdt>
        </w:p>
      </w:sdtContent>
    </w:sdt>
    <w:sdt>
      <w:sdtPr>
        <w:tag w:val="goog_rdk_305"/>
      </w:sdtPr>
      <w:sdtContent>
        <w:p w:rsidR="00000000" w:rsidDel="00000000" w:rsidP="00000000" w:rsidRDefault="00000000" w:rsidRPr="00000000" w14:paraId="00000088">
          <w:pPr>
            <w:shd w:fill="ffffff" w:val="clear"/>
            <w:spacing w:after="160" w:lineRule="auto"/>
            <w:jc w:val="both"/>
            <w:rPr>
              <w:color w:val="000000"/>
              <w:rPrChange w:author="SANDRA PATRICIA HOYOS SEPULVEDA" w:id="1" w:date="2022-04-19T02:57:07Z">
                <w:rPr>
                  <w:color w:val="000000"/>
                  <w:sz w:val="20"/>
                  <w:szCs w:val="20"/>
                </w:rPr>
              </w:rPrChange>
            </w:rPr>
            <w:pPrChange w:author="SANDRA PATRICIA HOYOS SEPULVEDA" w:id="0" w:date="2022-04-19T02:49:27Z">
              <w:pPr>
                <w:shd w:fill="ffffff" w:val="clear"/>
                <w:spacing w:after="160" w:lineRule="auto"/>
              </w:pPr>
            </w:pPrChange>
          </w:pPr>
          <w:sdt>
            <w:sdtPr>
              <w:tag w:val="goog_rdk_304"/>
            </w:sdtPr>
            <w:sdtContent>
              <w:r w:rsidDel="00000000" w:rsidR="00000000" w:rsidRPr="00000000">
                <w:rPr>
                  <w:color w:val="000000"/>
                  <w:rtl w:val="0"/>
                  <w:rPrChange w:author="SANDRA PATRICIA HOYOS SEPULVEDA" w:id="1" w:date="2022-04-19T02:57:07Z">
                    <w:rPr>
                      <w:color w:val="000000"/>
                      <w:sz w:val="20"/>
                      <w:szCs w:val="20"/>
                    </w:rPr>
                  </w:rPrChange>
                </w:rPr>
                <w:t xml:space="preserve">Uno de los mayores desafíos del Plan Decenal de Salud Pública PDSP, 2012-2021, es afianzar el concepto de salud como el resultado de la interacción armónica de las condiciones biológicas, mentales, sociales y culturales del individuo, así como con su entorno y con la sociedad, a fin de poder acceder a un mejor nivel de bienestar como condición esencial para la vida.</w:t>
              </w:r>
            </w:sdtContent>
          </w:sdt>
        </w:p>
      </w:sdtContent>
    </w:sdt>
    <w:sdt>
      <w:sdtPr>
        <w:tag w:val="goog_rdk_308"/>
      </w:sdtPr>
      <w:sdtContent>
        <w:p w:rsidR="00000000" w:rsidDel="00000000" w:rsidP="00000000" w:rsidRDefault="00000000" w:rsidRPr="00000000" w14:paraId="00000089">
          <w:pPr>
            <w:shd w:fill="ffffff" w:val="clear"/>
            <w:spacing w:after="160" w:lineRule="auto"/>
            <w:ind w:left="720" w:firstLine="0"/>
            <w:jc w:val="center"/>
            <w:rPr>
              <w:color w:val="000000"/>
              <w:rPrChange w:author="SANDRA PATRICIA HOYOS SEPULVEDA" w:id="1" w:date="2022-04-19T02:57:07Z">
                <w:rPr>
                  <w:color w:val="000000"/>
                  <w:sz w:val="20"/>
                  <w:szCs w:val="20"/>
                </w:rPr>
              </w:rPrChange>
            </w:rPr>
            <w:pPrChange w:author="SANDRA PATRICIA HOYOS SEPULVEDA" w:id="0" w:date="2022-04-19T02:49:45Z">
              <w:pPr>
                <w:shd w:fill="ffffff" w:val="clear"/>
                <w:spacing w:after="160" w:lineRule="auto"/>
                <w:ind w:left="720" w:firstLine="0"/>
              </w:pPr>
            </w:pPrChange>
          </w:pPr>
          <w:sdt>
            <w:sdtPr>
              <w:tag w:val="goog_rdk_306"/>
            </w:sdtPr>
            <w:sdtContent>
              <w:commentRangeStart w:id="10"/>
            </w:sdtContent>
          </w:sdt>
          <w:r w:rsidDel="00000000" w:rsidR="00000000" w:rsidRPr="00000000">
            <w:rPr>
              <w:color w:val="000000"/>
              <w:sz w:val="20"/>
              <w:szCs w:val="20"/>
            </w:rPr>
            <w:drawing>
              <wp:inline distB="114300" distT="114300" distL="114300" distR="114300">
                <wp:extent cx="1209675" cy="1209675"/>
                <wp:effectExtent b="0" l="0" r="0" t="0"/>
                <wp:docPr id="166"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1209675" cy="1209675"/>
                        </a:xfrm>
                        <a:prstGeom prst="rect"/>
                        <a:ln/>
                      </pic:spPr>
                    </pic:pic>
                  </a:graphicData>
                </a:graphic>
              </wp:inline>
            </w:drawing>
          </w:r>
          <w:commentRangeEnd w:id="10"/>
          <w:r w:rsidDel="00000000" w:rsidR="00000000" w:rsidRPr="00000000">
            <w:commentReference w:id="10"/>
          </w:r>
          <w:sdt>
            <w:sdtPr>
              <w:tag w:val="goog_rdk_307"/>
            </w:sdtPr>
            <w:sdtContent>
              <w:r w:rsidDel="00000000" w:rsidR="00000000" w:rsidRPr="00000000">
                <w:rPr>
                  <w:rtl w:val="0"/>
                </w:rPr>
              </w:r>
            </w:sdtContent>
          </w:sdt>
        </w:p>
      </w:sdtContent>
    </w:sdt>
    <w:sdt>
      <w:sdtPr>
        <w:tag w:val="goog_rdk_313"/>
      </w:sdtPr>
      <w:sdtContent>
        <w:p w:rsidR="00000000" w:rsidDel="00000000" w:rsidP="00000000" w:rsidRDefault="00000000" w:rsidRPr="00000000" w14:paraId="0000008A">
          <w:pPr>
            <w:shd w:fill="ffffff" w:val="clear"/>
            <w:spacing w:after="160" w:lineRule="auto"/>
            <w:jc w:val="both"/>
            <w:rPr>
              <w:color w:val="000000"/>
              <w:rPrChange w:author="SANDRA PATRICIA HOYOS SEPULVEDA" w:id="1" w:date="2022-04-19T02:57:07Z">
                <w:rPr>
                  <w:color w:val="000000"/>
                  <w:sz w:val="20"/>
                  <w:szCs w:val="20"/>
                </w:rPr>
              </w:rPrChange>
            </w:rPr>
            <w:pPrChange w:author="SANDRA PATRICIA HOYOS SEPULVEDA" w:id="0" w:date="2022-04-19T02:49:59Z">
              <w:pPr>
                <w:shd w:fill="ffffff" w:val="clear"/>
                <w:spacing w:after="160" w:lineRule="auto"/>
              </w:pPr>
            </w:pPrChange>
          </w:pPr>
          <w:sdt>
            <w:sdtPr>
              <w:tag w:val="goog_rdk_309"/>
            </w:sdtPr>
            <w:sdtContent>
              <w:r w:rsidDel="00000000" w:rsidR="00000000" w:rsidRPr="00000000">
                <w:rPr>
                  <w:color w:val="000000"/>
                  <w:rtl w:val="0"/>
                  <w:rPrChange w:author="SANDRA PATRICIA HOYOS SEPULVEDA" w:id="1" w:date="2022-04-19T02:57:07Z">
                    <w:rPr>
                      <w:color w:val="000000"/>
                      <w:sz w:val="20"/>
                      <w:szCs w:val="20"/>
                    </w:rPr>
                  </w:rPrChange>
                </w:rPr>
                <w:t xml:space="preserve">El Plan Decenal de Salud Pública se desarrolla a través de 8 dimensiones prioritarias y 2 transversales, cada dimensión a su vez desarrolla un componente transectorial y sectorial que incorpora un conjunto de acciones (estrategias comunes y específicas)</w:t>
              </w:r>
            </w:sdtContent>
          </w:sdt>
          <w:sdt>
            <w:sdtPr>
              <w:tag w:val="goog_rdk_310"/>
            </w:sdtPr>
            <w:sdtContent>
              <w:del w:author="SANDRA PATRICIA HOYOS SEPULVEDA" w:id="7" w:date="2022-04-19T02:49:52Z"/>
              <w:sdt>
                <w:sdtPr>
                  <w:tag w:val="goog_rdk_311"/>
                </w:sdtPr>
                <w:sdtContent>
                  <w:del w:author="SANDRA PATRICIA HOYOS SEPULVEDA" w:id="7" w:date="2022-04-19T02:49:52Z">
                    <w:r w:rsidDel="00000000" w:rsidR="00000000" w:rsidRPr="00000000">
                      <w:rPr>
                        <w:color w:val="000000"/>
                        <w:rtl w:val="0"/>
                        <w:rPrChange w:author="SANDRA PATRICIA HOYOS SEPULVEDA" w:id="1" w:date="2022-04-19T02:57:07Z">
                          <w:rPr>
                            <w:color w:val="000000"/>
                            <w:sz w:val="20"/>
                            <w:szCs w:val="20"/>
                          </w:rPr>
                        </w:rPrChange>
                      </w:rPr>
                      <w:delText xml:space="preserve">.</w:delText>
                    </w:r>
                  </w:del>
                </w:sdtContent>
              </w:sdt>
              <w:del w:author="SANDRA PATRICIA HOYOS SEPULVEDA" w:id="7" w:date="2022-04-19T02:49:52Z"/>
            </w:sdtContent>
          </w:sdt>
          <w:sdt>
            <w:sdtPr>
              <w:tag w:val="goog_rdk_312"/>
            </w:sdtPr>
            <w:sdtContent>
              <w:r w:rsidDel="00000000" w:rsidR="00000000" w:rsidRPr="00000000">
                <w:rPr>
                  <w:rtl w:val="0"/>
                </w:rPr>
              </w:r>
            </w:sdtContent>
          </w:sdt>
        </w:p>
      </w:sdtContent>
    </w:sdt>
    <w:sdt>
      <w:sdtPr>
        <w:tag w:val="goog_rdk_315"/>
      </w:sdtPr>
      <w:sdtContent>
        <w:p w:rsidR="00000000" w:rsidDel="00000000" w:rsidP="00000000" w:rsidRDefault="00000000" w:rsidRPr="00000000" w14:paraId="0000008B">
          <w:pPr>
            <w:shd w:fill="ffffff" w:val="clear"/>
            <w:spacing w:after="160" w:lineRule="auto"/>
            <w:jc w:val="both"/>
            <w:rPr>
              <w:color w:val="000000"/>
              <w:rPrChange w:author="SANDRA PATRICIA HOYOS SEPULVEDA" w:id="1" w:date="2022-04-19T02:57:07Z">
                <w:rPr>
                  <w:color w:val="000000"/>
                  <w:sz w:val="20"/>
                  <w:szCs w:val="20"/>
                </w:rPr>
              </w:rPrChange>
            </w:rPr>
            <w:pPrChange w:author="SANDRA PATRICIA HOYOS SEPULVEDA" w:id="0" w:date="2022-04-19T02:49:59Z">
              <w:pPr>
                <w:shd w:fill="ffffff" w:val="clear"/>
                <w:spacing w:after="160" w:lineRule="auto"/>
              </w:pPr>
            </w:pPrChange>
          </w:pPr>
          <w:sdt>
            <w:sdtPr>
              <w:tag w:val="goog_rdk_314"/>
            </w:sdtPr>
            <w:sdtContent>
              <w:r w:rsidDel="00000000" w:rsidR="00000000" w:rsidRPr="00000000">
                <w:rPr>
                  <w:color w:val="000000"/>
                  <w:rtl w:val="0"/>
                  <w:rPrChange w:author="SANDRA PATRICIA HOYOS SEPULVEDA" w:id="1" w:date="2022-04-19T02:57:07Z">
                    <w:rPr>
                      <w:color w:val="000000"/>
                      <w:sz w:val="20"/>
                      <w:szCs w:val="20"/>
                    </w:rPr>
                  </w:rPrChange>
                </w:rPr>
                <w:t xml:space="preserve">La relación entre políticas públicas y derechos en salud es innegable, veamos un poco de ello:</w:t>
              </w:r>
            </w:sdtContent>
          </w:sdt>
        </w:p>
      </w:sdtContent>
    </w:sdt>
    <w:sdt>
      <w:sdtPr>
        <w:tag w:val="goog_rdk_317"/>
      </w:sdtPr>
      <w:sdtContent>
        <w:p w:rsidR="00000000" w:rsidDel="00000000" w:rsidP="00000000" w:rsidRDefault="00000000" w:rsidRPr="00000000" w14:paraId="0000008C">
          <w:pPr>
            <w:shd w:fill="ffffff" w:val="clear"/>
            <w:spacing w:after="160" w:lineRule="auto"/>
            <w:ind w:left="720" w:firstLine="0"/>
            <w:rPr>
              <w:color w:val="000000"/>
              <w:rPrChange w:author="SANDRA PATRICIA HOYOS SEPULVEDA" w:id="1" w:date="2022-04-19T02:57:07Z">
                <w:rPr>
                  <w:color w:val="000000"/>
                  <w:sz w:val="20"/>
                  <w:szCs w:val="20"/>
                </w:rPr>
              </w:rPrChange>
            </w:rPr>
          </w:pPr>
          <w:sdt>
            <w:sdtPr>
              <w:tag w:val="goog_rdk_316"/>
            </w:sdtPr>
            <w:sdtContent>
              <w:r w:rsidDel="00000000" w:rsidR="00000000" w:rsidRPr="00000000">
                <w:rPr>
                  <w:rtl w:val="0"/>
                </w:rPr>
              </w:r>
            </w:sdtContent>
          </w:sdt>
        </w:p>
      </w:sdtContent>
    </w:sdt>
    <w:tbl>
      <w:tblPr>
        <w:tblStyle w:val="Table9"/>
        <w:tblW w:w="9252.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6"/>
        <w:gridCol w:w="4626"/>
        <w:tblGridChange w:id="0">
          <w:tblGrid>
            <w:gridCol w:w="4626"/>
            <w:gridCol w:w="4626"/>
          </w:tblGrid>
        </w:tblGridChange>
      </w:tblGrid>
      <w:tr>
        <w:trPr>
          <w:cantSplit w:val="0"/>
          <w:tblHeader w:val="0"/>
        </w:trPr>
        <w:tc>
          <w:tcPr>
            <w:shd w:fill="a4c2f4" w:val="clear"/>
            <w:tcMar>
              <w:top w:w="100.0" w:type="dxa"/>
              <w:left w:w="100.0" w:type="dxa"/>
              <w:bottom w:w="100.0" w:type="dxa"/>
              <w:right w:w="100.0" w:type="dxa"/>
            </w:tcMar>
          </w:tcPr>
          <w:sdt>
            <w:sdtPr>
              <w:tag w:val="goog_rdk_319"/>
            </w:sdtPr>
            <w:sdtContent>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line="240" w:lineRule="auto"/>
                  <w:jc w:val="center"/>
                  <w:rPr>
                    <w:b w:val="1"/>
                    <w:color w:val="000000"/>
                    <w:sz w:val="22"/>
                    <w:szCs w:val="22"/>
                    <w:rPrChange w:author="SANDRA PATRICIA HOYOS SEPULVEDA" w:id="1" w:date="2022-04-19T02:57:07Z">
                      <w:rPr>
                        <w:b w:val="1"/>
                        <w:color w:val="000000"/>
                        <w:sz w:val="20"/>
                        <w:szCs w:val="20"/>
                      </w:rPr>
                    </w:rPrChange>
                  </w:rPr>
                </w:pPr>
                <w:sdt>
                  <w:sdtPr>
                    <w:tag w:val="goog_rdk_318"/>
                  </w:sdtPr>
                  <w:sdtContent>
                    <w:r w:rsidDel="00000000" w:rsidR="00000000" w:rsidRPr="00000000">
                      <w:rPr>
                        <w:b w:val="1"/>
                        <w:color w:val="000000"/>
                        <w:sz w:val="22"/>
                        <w:szCs w:val="22"/>
                        <w:rtl w:val="0"/>
                        <w:rPrChange w:author="SANDRA PATRICIA HOYOS SEPULVEDA" w:id="1" w:date="2022-04-19T02:57:07Z">
                          <w:rPr>
                            <w:b w:val="1"/>
                            <w:color w:val="000000"/>
                            <w:sz w:val="20"/>
                            <w:szCs w:val="20"/>
                          </w:rPr>
                        </w:rPrChange>
                      </w:rPr>
                      <w:t xml:space="preserve">Política pública</w:t>
                    </w:r>
                  </w:sdtContent>
                </w:sdt>
              </w:p>
            </w:sdtContent>
          </w:sdt>
        </w:tc>
        <w:tc>
          <w:tcPr>
            <w:shd w:fill="a4c2f4" w:val="clear"/>
            <w:tcMar>
              <w:top w:w="100.0" w:type="dxa"/>
              <w:left w:w="100.0" w:type="dxa"/>
              <w:bottom w:w="100.0" w:type="dxa"/>
              <w:right w:w="100.0" w:type="dxa"/>
            </w:tcMar>
          </w:tcPr>
          <w:sdt>
            <w:sdtPr>
              <w:tag w:val="goog_rdk_321"/>
            </w:sdtPr>
            <w:sdtContent>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line="240" w:lineRule="auto"/>
                  <w:jc w:val="center"/>
                  <w:rPr>
                    <w:b w:val="1"/>
                    <w:color w:val="000000"/>
                    <w:sz w:val="22"/>
                    <w:szCs w:val="22"/>
                    <w:rPrChange w:author="SANDRA PATRICIA HOYOS SEPULVEDA" w:id="1" w:date="2022-04-19T02:57:07Z">
                      <w:rPr>
                        <w:b w:val="1"/>
                        <w:color w:val="000000"/>
                        <w:sz w:val="20"/>
                        <w:szCs w:val="20"/>
                      </w:rPr>
                    </w:rPrChange>
                  </w:rPr>
                </w:pPr>
                <w:sdt>
                  <w:sdtPr>
                    <w:tag w:val="goog_rdk_320"/>
                  </w:sdtPr>
                  <w:sdtContent>
                    <w:r w:rsidDel="00000000" w:rsidR="00000000" w:rsidRPr="00000000">
                      <w:rPr>
                        <w:b w:val="1"/>
                        <w:color w:val="000000"/>
                        <w:sz w:val="22"/>
                        <w:szCs w:val="22"/>
                        <w:rtl w:val="0"/>
                        <w:rPrChange w:author="SANDRA PATRICIA HOYOS SEPULVEDA" w:id="1" w:date="2022-04-19T02:57:07Z">
                          <w:rPr>
                            <w:b w:val="1"/>
                            <w:color w:val="000000"/>
                            <w:sz w:val="20"/>
                            <w:szCs w:val="20"/>
                          </w:rPr>
                        </w:rPrChange>
                      </w:rPr>
                      <w:t xml:space="preserve">Derechos en salud</w:t>
                    </w:r>
                  </w:sdtContent>
                </w:sdt>
              </w:p>
            </w:sdtContent>
          </w:sdt>
        </w:tc>
      </w:tr>
      <w:tr>
        <w:trPr>
          <w:cantSplit w:val="0"/>
          <w:tblHeader w:val="0"/>
        </w:trPr>
        <w:tc>
          <w:tcPr>
            <w:shd w:fill="auto" w:val="clear"/>
            <w:tcMar>
              <w:top w:w="100.0" w:type="dxa"/>
              <w:left w:w="100.0" w:type="dxa"/>
              <w:bottom w:w="100.0" w:type="dxa"/>
              <w:right w:w="100.0" w:type="dxa"/>
            </w:tcMar>
          </w:tcPr>
          <w:sdt>
            <w:sdtPr>
              <w:tag w:val="goog_rdk_323"/>
            </w:sdtPr>
            <w:sdtContent>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line="240" w:lineRule="auto"/>
                  <w:jc w:val="both"/>
                  <w:rPr>
                    <w:color w:val="000000"/>
                    <w:sz w:val="22"/>
                    <w:szCs w:val="22"/>
                    <w:rPrChange w:author="SANDRA PATRICIA HOYOS SEPULVEDA" w:id="1" w:date="2022-04-19T02:57:07Z">
                      <w:rPr>
                        <w:color w:val="000000"/>
                        <w:sz w:val="20"/>
                        <w:szCs w:val="20"/>
                      </w:rPr>
                    </w:rPrChange>
                  </w:rPr>
                  <w:pPrChange w:author="SANDRA PATRICIA HOYOS SEPULVEDA" w:id="0" w:date="2022-04-19T02:54:14Z">
                    <w:pPr>
                      <w:widowControl w:val="0"/>
                      <w:pBdr>
                        <w:top w:space="0" w:sz="0" w:val="nil"/>
                        <w:left w:space="0" w:sz="0" w:val="nil"/>
                        <w:bottom w:space="0" w:sz="0" w:val="nil"/>
                        <w:right w:space="0" w:sz="0" w:val="nil"/>
                        <w:between w:space="0" w:sz="0" w:val="nil"/>
                      </w:pBdr>
                      <w:spacing w:line="240" w:lineRule="auto"/>
                    </w:pPr>
                  </w:pPrChange>
                </w:pPr>
                <w:sdt>
                  <w:sdtPr>
                    <w:tag w:val="goog_rdk_322"/>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Las políticas públicas tienen que ser sostenibles, para ello se implementan estrategias que garanticen efectividad en las acciones y que puedan generar cambios en los comportamientos de las personas; solo así, se logrará modificar los indicadores de calidad de vida de nuestra población.</w:t>
                    </w:r>
                  </w:sdtContent>
                </w:sdt>
              </w:p>
            </w:sdtContent>
          </w:sdt>
        </w:tc>
        <w:tc>
          <w:tcPr>
            <w:shd w:fill="auto" w:val="clear"/>
            <w:tcMar>
              <w:top w:w="100.0" w:type="dxa"/>
              <w:left w:w="100.0" w:type="dxa"/>
              <w:bottom w:w="100.0" w:type="dxa"/>
              <w:right w:w="100.0" w:type="dxa"/>
            </w:tcMar>
          </w:tcPr>
          <w:sdt>
            <w:sdtPr>
              <w:tag w:val="goog_rdk_325"/>
            </w:sdtPr>
            <w:sdtContent>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line="240" w:lineRule="auto"/>
                  <w:jc w:val="both"/>
                  <w:rPr>
                    <w:color w:val="000000"/>
                    <w:sz w:val="22"/>
                    <w:szCs w:val="22"/>
                    <w:rPrChange w:author="SANDRA PATRICIA HOYOS SEPULVEDA" w:id="1" w:date="2022-04-19T02:57:07Z">
                      <w:rPr>
                        <w:color w:val="000000"/>
                        <w:sz w:val="20"/>
                        <w:szCs w:val="20"/>
                      </w:rPr>
                    </w:rPrChange>
                  </w:rPr>
                  <w:pPrChange w:author="SANDRA PATRICIA HOYOS SEPULVEDA" w:id="0" w:date="2022-04-19T02:54:14Z">
                    <w:pPr>
                      <w:widowControl w:val="0"/>
                      <w:pBdr>
                        <w:top w:space="0" w:sz="0" w:val="nil"/>
                        <w:left w:space="0" w:sz="0" w:val="nil"/>
                        <w:bottom w:space="0" w:sz="0" w:val="nil"/>
                        <w:right w:space="0" w:sz="0" w:val="nil"/>
                        <w:between w:space="0" w:sz="0" w:val="nil"/>
                      </w:pBdr>
                      <w:spacing w:line="240" w:lineRule="auto"/>
                    </w:pPr>
                  </w:pPrChange>
                </w:pPr>
                <w:sdt>
                  <w:sdtPr>
                    <w:tag w:val="goog_rdk_324"/>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Estas políticas públicas requieren el fortalecimiento de la acción comunitaria, la cual, no solo agiliza los canales de gestión, sino que promueve un modelo de pares donde se garantiza la validez de los derechos y el cumplimiento de los deberes.</w:t>
                    </w:r>
                  </w:sdtContent>
                </w:sdt>
              </w:p>
            </w:sdtContent>
          </w:sdt>
        </w:tc>
      </w:tr>
      <w:tr>
        <w:trPr>
          <w:cantSplit w:val="0"/>
          <w:tblHeader w:val="0"/>
        </w:trPr>
        <w:tc>
          <w:tcPr>
            <w:shd w:fill="auto" w:val="clear"/>
            <w:tcMar>
              <w:top w:w="100.0" w:type="dxa"/>
              <w:left w:w="100.0" w:type="dxa"/>
              <w:bottom w:w="100.0" w:type="dxa"/>
              <w:right w:w="100.0" w:type="dxa"/>
            </w:tcMar>
          </w:tcPr>
          <w:sdt>
            <w:sdtPr>
              <w:tag w:val="goog_rdk_327"/>
            </w:sdtPr>
            <w:sdtContent>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line="240" w:lineRule="auto"/>
                  <w:jc w:val="both"/>
                  <w:rPr>
                    <w:color w:val="000000"/>
                    <w:sz w:val="22"/>
                    <w:szCs w:val="22"/>
                    <w:rPrChange w:author="SANDRA PATRICIA HOYOS SEPULVEDA" w:id="1" w:date="2022-04-19T02:57:07Z">
                      <w:rPr>
                        <w:color w:val="000000"/>
                        <w:sz w:val="20"/>
                        <w:szCs w:val="20"/>
                      </w:rPr>
                    </w:rPrChange>
                  </w:rPr>
                  <w:pPrChange w:author="SANDRA PATRICIA HOYOS SEPULVEDA" w:id="0" w:date="2022-04-19T02:54:14Z">
                    <w:pPr>
                      <w:widowControl w:val="0"/>
                      <w:pBdr>
                        <w:top w:space="0" w:sz="0" w:val="nil"/>
                        <w:left w:space="0" w:sz="0" w:val="nil"/>
                        <w:bottom w:space="0" w:sz="0" w:val="nil"/>
                        <w:right w:space="0" w:sz="0" w:val="nil"/>
                        <w:between w:space="0" w:sz="0" w:val="nil"/>
                      </w:pBdr>
                      <w:spacing w:line="240" w:lineRule="auto"/>
                    </w:pPr>
                  </w:pPrChange>
                </w:pPr>
                <w:sdt>
                  <w:sdtPr>
                    <w:tag w:val="goog_rdk_326"/>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Las políticas públicas saludables deben incluir la integralidad del sector social y garantizar el bienestar frente a temas como la salud sexual y reproductiva, adulto mayor, desplazados, infancia y salud mental, entre otros.</w:t>
                    </w:r>
                  </w:sdtContent>
                </w:sdt>
              </w:p>
            </w:sdtContent>
          </w:sdt>
        </w:tc>
        <w:tc>
          <w:tcPr>
            <w:shd w:fill="auto" w:val="clear"/>
            <w:tcMar>
              <w:top w:w="100.0" w:type="dxa"/>
              <w:left w:w="100.0" w:type="dxa"/>
              <w:bottom w:w="100.0" w:type="dxa"/>
              <w:right w:w="100.0" w:type="dxa"/>
            </w:tcMar>
          </w:tcPr>
          <w:sdt>
            <w:sdtPr>
              <w:tag w:val="goog_rdk_329"/>
            </w:sdtPr>
            <w:sdtContent>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line="240" w:lineRule="auto"/>
                  <w:jc w:val="both"/>
                  <w:rPr>
                    <w:color w:val="000000"/>
                    <w:sz w:val="22"/>
                    <w:szCs w:val="22"/>
                    <w:rPrChange w:author="SANDRA PATRICIA HOYOS SEPULVEDA" w:id="1" w:date="2022-04-19T02:57:07Z">
                      <w:rPr>
                        <w:color w:val="000000"/>
                        <w:sz w:val="20"/>
                        <w:szCs w:val="20"/>
                      </w:rPr>
                    </w:rPrChange>
                  </w:rPr>
                  <w:pPrChange w:author="SANDRA PATRICIA HOYOS SEPULVEDA" w:id="0" w:date="2022-04-19T02:54:14Z">
                    <w:pPr>
                      <w:widowControl w:val="0"/>
                      <w:pBdr>
                        <w:top w:space="0" w:sz="0" w:val="nil"/>
                        <w:left w:space="0" w:sz="0" w:val="nil"/>
                        <w:bottom w:space="0" w:sz="0" w:val="nil"/>
                        <w:right w:space="0" w:sz="0" w:val="nil"/>
                        <w:between w:space="0" w:sz="0" w:val="nil"/>
                      </w:pBdr>
                      <w:spacing w:line="240" w:lineRule="auto"/>
                    </w:pPr>
                  </w:pPrChange>
                </w:pPr>
                <w:sdt>
                  <w:sdtPr>
                    <w:tag w:val="goog_rdk_328"/>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La transparencia y la rendición de cuentas son el resultado de la acción participativa, que además de tener en cuenta espacios formales como las Juntas Administradoras Locales, Juntas de Acción Comunitarias Asociaciones de Usuarios y Comités de Planificación, también se facilitan escenarios para resolver problemáticas especiales en los cuales confluyen algunos o todos ellos de manera simultánea.</w:t>
                    </w:r>
                  </w:sdtContent>
                </w:sdt>
              </w:p>
            </w:sdtContent>
          </w:sdt>
        </w:tc>
      </w:tr>
    </w:tbl>
    <w:sdt>
      <w:sdtPr>
        <w:tag w:val="goog_rdk_331"/>
      </w:sdtPr>
      <w:sdtContent>
        <w:p w:rsidR="00000000" w:rsidDel="00000000" w:rsidP="00000000" w:rsidRDefault="00000000" w:rsidRPr="00000000" w14:paraId="00000093">
          <w:pPr>
            <w:shd w:fill="ffffff" w:val="clear"/>
            <w:spacing w:after="160" w:lineRule="auto"/>
            <w:ind w:left="720" w:firstLine="0"/>
            <w:rPr>
              <w:color w:val="000000"/>
              <w:rPrChange w:author="SANDRA PATRICIA HOYOS SEPULVEDA" w:id="1" w:date="2022-04-19T02:57:07Z">
                <w:rPr>
                  <w:color w:val="000000"/>
                  <w:sz w:val="20"/>
                  <w:szCs w:val="20"/>
                </w:rPr>
              </w:rPrChange>
            </w:rPr>
          </w:pPr>
          <w:sdt>
            <w:sdtPr>
              <w:tag w:val="goog_rdk_330"/>
            </w:sdtPr>
            <w:sdtContent>
              <w:r w:rsidDel="00000000" w:rsidR="00000000" w:rsidRPr="00000000">
                <w:rPr>
                  <w:rtl w:val="0"/>
                </w:rPr>
              </w:r>
            </w:sdtContent>
          </w:sdt>
        </w:p>
      </w:sdtContent>
    </w:sdt>
    <w:sdt>
      <w:sdtPr>
        <w:tag w:val="goog_rdk_333"/>
      </w:sdtPr>
      <w:sdtContent>
        <w:p w:rsidR="00000000" w:rsidDel="00000000" w:rsidP="00000000" w:rsidRDefault="00000000" w:rsidRPr="00000000" w14:paraId="00000094">
          <w:pPr>
            <w:shd w:fill="ffffff" w:val="clear"/>
            <w:spacing w:after="160" w:lineRule="auto"/>
            <w:ind w:left="720" w:firstLine="0"/>
            <w:rPr>
              <w:color w:val="000000"/>
              <w:rPrChange w:author="SANDRA PATRICIA HOYOS SEPULVEDA" w:id="1" w:date="2022-04-19T02:57:07Z">
                <w:rPr>
                  <w:color w:val="000000"/>
                  <w:sz w:val="20"/>
                  <w:szCs w:val="20"/>
                </w:rPr>
              </w:rPrChange>
            </w:rPr>
          </w:pPr>
          <w:sdt>
            <w:sdtPr>
              <w:tag w:val="goog_rdk_332"/>
            </w:sdtPr>
            <w:sdtContent>
              <w:r w:rsidDel="00000000" w:rsidR="00000000" w:rsidRPr="00000000">
                <w:rPr>
                  <w:rtl w:val="0"/>
                </w:rPr>
              </w:r>
            </w:sdtContent>
          </w:sdt>
        </w:p>
      </w:sdtContent>
    </w:sdt>
    <w:sdt>
      <w:sdtPr>
        <w:tag w:val="goog_rdk_337"/>
      </w:sdtPr>
      <w:sdtContent>
        <w:p w:rsidR="00000000" w:rsidDel="00000000" w:rsidP="00000000" w:rsidRDefault="00000000" w:rsidRPr="00000000" w14:paraId="00000095">
          <w:pPr>
            <w:shd w:fill="ffffff" w:val="clear"/>
            <w:spacing w:after="160" w:lineRule="auto"/>
            <w:rPr>
              <w:ins w:author="SANDRA PATRICIA HOYOS SEPULVEDA" w:id="10" w:date="2022-04-19T02:54:20Z"/>
              <w:color w:val="000000"/>
              <w:rPrChange w:author="SANDRA PATRICIA HOYOS SEPULVEDA" w:id="1" w:date="2022-04-19T02:57:07Z">
                <w:rPr>
                  <w:color w:val="000000"/>
                  <w:sz w:val="20"/>
                  <w:szCs w:val="20"/>
                </w:rPr>
              </w:rPrChange>
            </w:rPr>
          </w:pPr>
          <w:sdt>
            <w:sdtPr>
              <w:tag w:val="goog_rdk_335"/>
            </w:sdtPr>
            <w:sdtContent>
              <w:ins w:author="SANDRA PATRICIA HOYOS SEPULVEDA" w:id="10" w:date="2022-04-19T02:54:20Z">
                <w:r w:rsidDel="00000000" w:rsidR="00000000" w:rsidRPr="00000000">
                  <w:rPr>
                    <w:color w:val="000000"/>
                    <w:sz w:val="20"/>
                    <w:szCs w:val="20"/>
                  </w:rPr>
                  <w:drawing>
                    <wp:anchor allowOverlap="1" behindDoc="0" distB="0" distT="0" distL="114300" distR="114300" hidden="0" layoutInCell="1" locked="0" relativeHeight="0" simplePos="0">
                      <wp:simplePos x="0" y="0"/>
                      <wp:positionH relativeFrom="margin">
                        <wp:posOffset>1725295</wp:posOffset>
                      </wp:positionH>
                      <wp:positionV relativeFrom="margin">
                        <wp:posOffset>0</wp:posOffset>
                      </wp:positionV>
                      <wp:extent cx="3086100" cy="1485900"/>
                      <wp:effectExtent b="0" l="0" r="0" t="0"/>
                      <wp:wrapSquare wrapText="bothSides" distB="0" distT="0" distL="114300" distR="114300"/>
                      <wp:docPr id="153"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086100" cy="1485900"/>
                              </a:xfrm>
                              <a:prstGeom prst="rect"/>
                              <a:ln/>
                            </pic:spPr>
                          </pic:pic>
                        </a:graphicData>
                      </a:graphic>
                    </wp:anchor>
                  </w:drawing>
                </w:r>
              </w:ins>
              <w:sdt>
                <w:sdtPr>
                  <w:tag w:val="goog_rdk_336"/>
                </w:sdtPr>
                <w:sdtContent>
                  <w:ins w:author="SANDRA PATRICIA HOYOS SEPULVEDA" w:id="10" w:date="2022-04-19T02:54:20Z">
                    <w:r w:rsidDel="00000000" w:rsidR="00000000" w:rsidRPr="00000000">
                      <w:rPr>
                        <w:rtl w:val="0"/>
                      </w:rPr>
                    </w:r>
                  </w:ins>
                </w:sdtContent>
              </w:sdt>
              <w:ins w:author="SANDRA PATRICIA HOYOS SEPULVEDA" w:id="10" w:date="2022-04-19T02:54:20Z"/>
            </w:sdtContent>
          </w:sdt>
        </w:p>
      </w:sdtContent>
    </w:sdt>
    <w:sdt>
      <w:sdtPr>
        <w:tag w:val="goog_rdk_340"/>
      </w:sdtPr>
      <w:sdtContent>
        <w:p w:rsidR="00000000" w:rsidDel="00000000" w:rsidP="00000000" w:rsidRDefault="00000000" w:rsidRPr="00000000" w14:paraId="00000096">
          <w:pPr>
            <w:shd w:fill="ffffff" w:val="clear"/>
            <w:spacing w:after="160" w:lineRule="auto"/>
            <w:rPr>
              <w:ins w:author="SANDRA PATRICIA HOYOS SEPULVEDA" w:id="10" w:date="2022-04-19T02:54:20Z"/>
              <w:color w:val="000000"/>
              <w:rPrChange w:author="SANDRA PATRICIA HOYOS SEPULVEDA" w:id="1" w:date="2022-04-19T02:57:07Z">
                <w:rPr>
                  <w:color w:val="000000"/>
                  <w:sz w:val="20"/>
                  <w:szCs w:val="20"/>
                </w:rPr>
              </w:rPrChange>
            </w:rPr>
          </w:pPr>
          <w:sdt>
            <w:sdtPr>
              <w:tag w:val="goog_rdk_338"/>
            </w:sdtPr>
            <w:sdtContent>
              <w:ins w:author="SANDRA PATRICIA HOYOS SEPULVEDA" w:id="10" w:date="2022-04-19T02:54:20Z"/>
              <w:sdt>
                <w:sdtPr>
                  <w:tag w:val="goog_rdk_339"/>
                </w:sdtPr>
                <w:sdtContent>
                  <w:ins w:author="SANDRA PATRICIA HOYOS SEPULVEDA" w:id="10" w:date="2022-04-19T02:54:20Z">
                    <w:r w:rsidDel="00000000" w:rsidR="00000000" w:rsidRPr="00000000">
                      <w:rPr>
                        <w:rtl w:val="0"/>
                      </w:rPr>
                    </w:r>
                  </w:ins>
                </w:sdtContent>
              </w:sdt>
              <w:ins w:author="SANDRA PATRICIA HOYOS SEPULVEDA" w:id="10" w:date="2022-04-19T02:54:20Z"/>
            </w:sdtContent>
          </w:sdt>
        </w:p>
      </w:sdtContent>
    </w:sdt>
    <w:sdt>
      <w:sdtPr>
        <w:tag w:val="goog_rdk_343"/>
      </w:sdtPr>
      <w:sdtContent>
        <w:p w:rsidR="00000000" w:rsidDel="00000000" w:rsidP="00000000" w:rsidRDefault="00000000" w:rsidRPr="00000000" w14:paraId="00000097">
          <w:pPr>
            <w:shd w:fill="ffffff" w:val="clear"/>
            <w:spacing w:after="160" w:lineRule="auto"/>
            <w:rPr>
              <w:ins w:author="SANDRA PATRICIA HOYOS SEPULVEDA" w:id="10" w:date="2022-04-19T02:54:20Z"/>
              <w:color w:val="000000"/>
              <w:rPrChange w:author="SANDRA PATRICIA HOYOS SEPULVEDA" w:id="1" w:date="2022-04-19T02:57:07Z">
                <w:rPr>
                  <w:color w:val="000000"/>
                  <w:sz w:val="20"/>
                  <w:szCs w:val="20"/>
                </w:rPr>
              </w:rPrChange>
            </w:rPr>
          </w:pPr>
          <w:sdt>
            <w:sdtPr>
              <w:tag w:val="goog_rdk_341"/>
            </w:sdtPr>
            <w:sdtContent>
              <w:ins w:author="SANDRA PATRICIA HOYOS SEPULVEDA" w:id="10" w:date="2022-04-19T02:54:20Z"/>
              <w:sdt>
                <w:sdtPr>
                  <w:tag w:val="goog_rdk_342"/>
                </w:sdtPr>
                <w:sdtContent>
                  <w:ins w:author="SANDRA PATRICIA HOYOS SEPULVEDA" w:id="10" w:date="2022-04-19T02:54:20Z">
                    <w:r w:rsidDel="00000000" w:rsidR="00000000" w:rsidRPr="00000000">
                      <w:rPr>
                        <w:rtl w:val="0"/>
                      </w:rPr>
                    </w:r>
                  </w:ins>
                </w:sdtContent>
              </w:sdt>
              <w:ins w:author="SANDRA PATRICIA HOYOS SEPULVEDA" w:id="10" w:date="2022-04-19T02:54:20Z"/>
            </w:sdtContent>
          </w:sdt>
        </w:p>
      </w:sdtContent>
    </w:sdt>
    <w:sdt>
      <w:sdtPr>
        <w:tag w:val="goog_rdk_346"/>
      </w:sdtPr>
      <w:sdtContent>
        <w:p w:rsidR="00000000" w:rsidDel="00000000" w:rsidP="00000000" w:rsidRDefault="00000000" w:rsidRPr="00000000" w14:paraId="00000098">
          <w:pPr>
            <w:shd w:fill="ffffff" w:val="clear"/>
            <w:spacing w:after="160" w:lineRule="auto"/>
            <w:rPr>
              <w:ins w:author="SANDRA PATRICIA HOYOS SEPULVEDA" w:id="10" w:date="2022-04-19T02:54:20Z"/>
              <w:color w:val="000000"/>
              <w:rPrChange w:author="SANDRA PATRICIA HOYOS SEPULVEDA" w:id="1" w:date="2022-04-19T02:57:07Z">
                <w:rPr>
                  <w:color w:val="000000"/>
                  <w:sz w:val="20"/>
                  <w:szCs w:val="20"/>
                </w:rPr>
              </w:rPrChange>
            </w:rPr>
          </w:pPr>
          <w:sdt>
            <w:sdtPr>
              <w:tag w:val="goog_rdk_344"/>
            </w:sdtPr>
            <w:sdtContent>
              <w:ins w:author="SANDRA PATRICIA HOYOS SEPULVEDA" w:id="10" w:date="2022-04-19T02:54:20Z"/>
              <w:sdt>
                <w:sdtPr>
                  <w:tag w:val="goog_rdk_345"/>
                </w:sdtPr>
                <w:sdtContent>
                  <w:ins w:author="SANDRA PATRICIA HOYOS SEPULVEDA" w:id="10" w:date="2022-04-19T02:54:20Z">
                    <w:r w:rsidDel="00000000" w:rsidR="00000000" w:rsidRPr="00000000">
                      <w:rPr>
                        <w:rtl w:val="0"/>
                      </w:rPr>
                    </w:r>
                  </w:ins>
                </w:sdtContent>
              </w:sdt>
              <w:ins w:author="SANDRA PATRICIA HOYOS SEPULVEDA" w:id="10" w:date="2022-04-19T02:54:20Z"/>
            </w:sdtContent>
          </w:sdt>
        </w:p>
      </w:sdtContent>
    </w:sdt>
    <w:sdt>
      <w:sdtPr>
        <w:tag w:val="goog_rdk_349"/>
      </w:sdtPr>
      <w:sdtContent>
        <w:p w:rsidR="00000000" w:rsidDel="00000000" w:rsidP="00000000" w:rsidRDefault="00000000" w:rsidRPr="00000000" w14:paraId="00000099">
          <w:pPr>
            <w:shd w:fill="ffffff" w:val="clear"/>
            <w:spacing w:after="160" w:lineRule="auto"/>
            <w:rPr>
              <w:ins w:author="SANDRA PATRICIA HOYOS SEPULVEDA" w:id="10" w:date="2022-04-19T02:54:20Z"/>
              <w:color w:val="000000"/>
              <w:rPrChange w:author="SANDRA PATRICIA HOYOS SEPULVEDA" w:id="1" w:date="2022-04-19T02:57:07Z">
                <w:rPr>
                  <w:color w:val="000000"/>
                  <w:sz w:val="20"/>
                  <w:szCs w:val="20"/>
                </w:rPr>
              </w:rPrChange>
            </w:rPr>
          </w:pPr>
          <w:sdt>
            <w:sdtPr>
              <w:tag w:val="goog_rdk_347"/>
            </w:sdtPr>
            <w:sdtContent>
              <w:ins w:author="SANDRA PATRICIA HOYOS SEPULVEDA" w:id="10" w:date="2022-04-19T02:54:20Z"/>
              <w:sdt>
                <w:sdtPr>
                  <w:tag w:val="goog_rdk_348"/>
                </w:sdtPr>
                <w:sdtContent>
                  <w:ins w:author="SANDRA PATRICIA HOYOS SEPULVEDA" w:id="10" w:date="2022-04-19T02:54:20Z">
                    <w:r w:rsidDel="00000000" w:rsidR="00000000" w:rsidRPr="00000000">
                      <w:rPr>
                        <w:rtl w:val="0"/>
                      </w:rPr>
                    </w:r>
                  </w:ins>
                </w:sdtContent>
              </w:sdt>
              <w:ins w:author="SANDRA PATRICIA HOYOS SEPULVEDA" w:id="10" w:date="2022-04-19T02:54:20Z"/>
            </w:sdtContent>
          </w:sdt>
        </w:p>
      </w:sdtContent>
    </w:sdt>
    <w:sdt>
      <w:sdtPr>
        <w:tag w:val="goog_rdk_352"/>
      </w:sdtPr>
      <w:sdtContent>
        <w:p w:rsidR="00000000" w:rsidDel="00000000" w:rsidP="00000000" w:rsidRDefault="00000000" w:rsidRPr="00000000" w14:paraId="0000009A">
          <w:pPr>
            <w:shd w:fill="ffffff" w:val="clear"/>
            <w:spacing w:after="160" w:lineRule="auto"/>
            <w:rPr>
              <w:ins w:author="SANDRA PATRICIA HOYOS SEPULVEDA" w:id="10" w:date="2022-04-19T02:54:20Z"/>
              <w:color w:val="000000"/>
              <w:rPrChange w:author="SANDRA PATRICIA HOYOS SEPULVEDA" w:id="1" w:date="2022-04-19T02:57:07Z">
                <w:rPr>
                  <w:color w:val="000000"/>
                  <w:sz w:val="20"/>
                  <w:szCs w:val="20"/>
                </w:rPr>
              </w:rPrChange>
            </w:rPr>
          </w:pPr>
          <w:sdt>
            <w:sdtPr>
              <w:tag w:val="goog_rdk_350"/>
            </w:sdtPr>
            <w:sdtContent>
              <w:ins w:author="SANDRA PATRICIA HOYOS SEPULVEDA" w:id="10" w:date="2022-04-19T02:54:20Z"/>
              <w:sdt>
                <w:sdtPr>
                  <w:tag w:val="goog_rdk_351"/>
                </w:sdtPr>
                <w:sdtContent>
                  <w:ins w:author="SANDRA PATRICIA HOYOS SEPULVEDA" w:id="10" w:date="2022-04-19T02:54:20Z">
                    <w:r w:rsidDel="00000000" w:rsidR="00000000" w:rsidRPr="00000000">
                      <w:rPr>
                        <w:rtl w:val="0"/>
                      </w:rPr>
                    </w:r>
                  </w:ins>
                </w:sdtContent>
              </w:sdt>
              <w:ins w:author="SANDRA PATRICIA HOYOS SEPULVEDA" w:id="10" w:date="2022-04-19T02:54:20Z"/>
            </w:sdtContent>
          </w:sdt>
        </w:p>
      </w:sdtContent>
    </w:sdt>
    <w:sdt>
      <w:sdtPr>
        <w:tag w:val="goog_rdk_355"/>
      </w:sdtPr>
      <w:sdtContent>
        <w:p w:rsidR="00000000" w:rsidDel="00000000" w:rsidP="00000000" w:rsidRDefault="00000000" w:rsidRPr="00000000" w14:paraId="0000009B">
          <w:pPr>
            <w:shd w:fill="ffffff" w:val="clear"/>
            <w:spacing w:after="160" w:lineRule="auto"/>
            <w:rPr>
              <w:ins w:author="SANDRA PATRICIA HOYOS SEPULVEDA" w:id="10" w:date="2022-04-19T02:54:20Z"/>
              <w:color w:val="000000"/>
              <w:rPrChange w:author="SANDRA PATRICIA HOYOS SEPULVEDA" w:id="1" w:date="2022-04-19T02:57:07Z">
                <w:rPr>
                  <w:color w:val="000000"/>
                  <w:sz w:val="20"/>
                  <w:szCs w:val="20"/>
                </w:rPr>
              </w:rPrChange>
            </w:rPr>
          </w:pPr>
          <w:sdt>
            <w:sdtPr>
              <w:tag w:val="goog_rdk_353"/>
            </w:sdtPr>
            <w:sdtContent>
              <w:ins w:author="SANDRA PATRICIA HOYOS SEPULVEDA" w:id="10" w:date="2022-04-19T02:54:20Z"/>
              <w:sdt>
                <w:sdtPr>
                  <w:tag w:val="goog_rdk_354"/>
                </w:sdtPr>
                <w:sdtContent>
                  <w:ins w:author="SANDRA PATRICIA HOYOS SEPULVEDA" w:id="10" w:date="2022-04-19T02:54:20Z">
                    <w:r w:rsidDel="00000000" w:rsidR="00000000" w:rsidRPr="00000000">
                      <w:rPr>
                        <w:rtl w:val="0"/>
                      </w:rPr>
                    </w:r>
                  </w:ins>
                </w:sdtContent>
              </w:sdt>
              <w:ins w:author="SANDRA PATRICIA HOYOS SEPULVEDA" w:id="10" w:date="2022-04-19T02:54:20Z"/>
            </w:sdtContent>
          </w:sdt>
        </w:p>
      </w:sdtContent>
    </w:sdt>
    <w:sdt>
      <w:sdtPr>
        <w:tag w:val="goog_rdk_359"/>
      </w:sdtPr>
      <w:sdtContent>
        <w:p w:rsidR="00000000" w:rsidDel="00000000" w:rsidP="00000000" w:rsidRDefault="00000000" w:rsidRPr="00000000" w14:paraId="0000009C">
          <w:pPr>
            <w:shd w:fill="ffffff" w:val="clear"/>
            <w:spacing w:after="160" w:lineRule="auto"/>
            <w:jc w:val="both"/>
            <w:rPr>
              <w:color w:val="000000"/>
              <w:rPrChange w:author="SANDRA PATRICIA HOYOS SEPULVEDA" w:id="1" w:date="2022-04-19T02:57:07Z">
                <w:rPr>
                  <w:color w:val="000000"/>
                  <w:sz w:val="20"/>
                  <w:szCs w:val="20"/>
                </w:rPr>
              </w:rPrChange>
            </w:rPr>
            <w:pPrChange w:author="SANDRA PATRICIA HOYOS SEPULVEDA" w:id="0" w:date="2022-04-19T02:54:31Z">
              <w:pPr>
                <w:shd w:fill="ffffff" w:val="clear"/>
                <w:spacing w:after="160" w:lineRule="auto"/>
              </w:pPr>
            </w:pPrChange>
          </w:pPr>
          <w:sdt>
            <w:sdtPr>
              <w:tag w:val="goog_rdk_357"/>
            </w:sdtPr>
            <w:sdtContent>
              <w:del w:author="SANDRA PATRICIA HOYOS SEPULVEDA" w:id="10" w:date="2022-04-19T02:54:20Z">
                <w:r w:rsidDel="00000000" w:rsidR="00000000" w:rsidRPr="00000000">
                  <w:rPr>
                    <w:color w:val="000000"/>
                    <w:sz w:val="20"/>
                    <w:szCs w:val="20"/>
                  </w:rPr>
                  <w:drawing>
                    <wp:anchor allowOverlap="1" behindDoc="0" distB="0" distT="0" distL="114300" distR="114300" hidden="0" layoutInCell="1" locked="0" relativeHeight="0" simplePos="0">
                      <wp:simplePos x="0" y="0"/>
                      <wp:positionH relativeFrom="margin">
                        <wp:posOffset>67945</wp:posOffset>
                      </wp:positionH>
                      <wp:positionV relativeFrom="margin">
                        <wp:posOffset>85725</wp:posOffset>
                      </wp:positionV>
                      <wp:extent cx="3086100" cy="1485900"/>
                      <wp:effectExtent b="0" l="0" r="0" t="0"/>
                      <wp:wrapSquare wrapText="bothSides" distB="0" distT="0" distL="114300" distR="114300"/>
                      <wp:docPr id="154"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086100" cy="1485900"/>
                              </a:xfrm>
                              <a:prstGeom prst="rect"/>
                              <a:ln/>
                            </pic:spPr>
                          </pic:pic>
                        </a:graphicData>
                      </a:graphic>
                    </wp:anchor>
                  </w:drawing>
                </w:r>
              </w:del>
            </w:sdtContent>
          </w:sdt>
          <w:sdt>
            <w:sdtPr>
              <w:tag w:val="goog_rdk_358"/>
            </w:sdtPr>
            <w:sdtContent>
              <w:r w:rsidDel="00000000" w:rsidR="00000000" w:rsidRPr="00000000">
                <w:rPr>
                  <w:color w:val="000000"/>
                  <w:rtl w:val="0"/>
                  <w:rPrChange w:author="SANDRA PATRICIA HOYOS SEPULVEDA" w:id="1" w:date="2022-04-19T02:57:07Z">
                    <w:rPr>
                      <w:color w:val="000000"/>
                      <w:sz w:val="20"/>
                      <w:szCs w:val="20"/>
                    </w:rPr>
                  </w:rPrChange>
                </w:rPr>
                <w:t xml:space="preserve">Adicionalmente, la responsabilidad del Estado en la creación de la cultura de la salud tiene que ver con el desarrollo de habilidades en las personas, de tal manera que puedan proteger su salud, mantenerla y mejorarla. Las actitudes, los comportamientos, las prácticas son modificables de manera que contribuyan a este fin; es decir, hacer que los individuos realicen 30 minutos de actividad física durante 5 días a la semana, que consuman 5 raciones de frutas y verduras al día, que establezcan espacios libres de humo de cigarrillo, que consuman licor de manera moderada y responsable y que tengan una buena actitud frente a la vida, se logra con el establecimiento de unos imaginarios previamente establecidos por los tomadores de decisiones.</w:t>
              </w:r>
            </w:sdtContent>
          </w:sdt>
        </w:p>
      </w:sdtContent>
    </w:sdt>
    <w:sdt>
      <w:sdtPr>
        <w:tag w:val="goog_rdk_361"/>
      </w:sdtPr>
      <w:sdtContent>
        <w:p w:rsidR="00000000" w:rsidDel="00000000" w:rsidP="00000000" w:rsidRDefault="00000000" w:rsidRPr="00000000" w14:paraId="0000009D">
          <w:pPr>
            <w:shd w:fill="ffffff" w:val="clear"/>
            <w:spacing w:after="160" w:lineRule="auto"/>
            <w:jc w:val="both"/>
            <w:rPr>
              <w:color w:val="000000"/>
              <w:rPrChange w:author="SANDRA PATRICIA HOYOS SEPULVEDA" w:id="1" w:date="2022-04-19T02:57:07Z">
                <w:rPr>
                  <w:color w:val="000000"/>
                  <w:sz w:val="20"/>
                  <w:szCs w:val="20"/>
                </w:rPr>
              </w:rPrChange>
            </w:rPr>
            <w:pPrChange w:author="SANDRA PATRICIA HOYOS SEPULVEDA" w:id="0" w:date="2022-04-19T02:54:31Z">
              <w:pPr>
                <w:shd w:fill="ffffff" w:val="clear"/>
                <w:spacing w:after="160" w:lineRule="auto"/>
              </w:pPr>
            </w:pPrChange>
          </w:pPr>
          <w:sdt>
            <w:sdtPr>
              <w:tag w:val="goog_rdk_360"/>
            </w:sdtPr>
            <w:sdtContent>
              <w:r w:rsidDel="00000000" w:rsidR="00000000" w:rsidRPr="00000000">
                <w:rPr>
                  <w:color w:val="000000"/>
                  <w:rtl w:val="0"/>
                  <w:rPrChange w:author="SANDRA PATRICIA HOYOS SEPULVEDA" w:id="1" w:date="2022-04-19T02:57:07Z">
                    <w:rPr>
                      <w:color w:val="000000"/>
                      <w:sz w:val="20"/>
                      <w:szCs w:val="20"/>
                    </w:rPr>
                  </w:rPrChange>
                </w:rPr>
                <w:t xml:space="preserve">Todas las políticas que se han realizado se derivan de este plan en cada una de sus dimensiones y podemos enunciar las siguientes:</w:t>
              </w:r>
            </w:sdtContent>
          </w:sdt>
        </w:p>
      </w:sdtContent>
    </w:sdt>
    <w:sdt>
      <w:sdtPr>
        <w:tag w:val="goog_rdk_367"/>
      </w:sdtPr>
      <w:sdtContent>
        <w:p w:rsidR="00000000" w:rsidDel="00000000" w:rsidP="00000000" w:rsidRDefault="00000000" w:rsidRPr="00000000" w14:paraId="0000009E">
          <w:pPr>
            <w:shd w:fill="ffffff" w:val="clear"/>
            <w:spacing w:after="160" w:lineRule="auto"/>
            <w:rPr>
              <w:b w:val="1"/>
              <w:color w:val="000000"/>
              <w:rPrChange w:author="SANDRA PATRICIA HOYOS SEPULVEDA" w:id="1" w:date="2022-04-19T02:57:07Z">
                <w:rPr>
                  <w:b w:val="1"/>
                  <w:color w:val="000000"/>
                  <w:sz w:val="20"/>
                  <w:szCs w:val="20"/>
                </w:rPr>
              </w:rPrChange>
            </w:rPr>
          </w:pPr>
          <w:sdt>
            <w:sdtPr>
              <w:tag w:val="goog_rdk_362"/>
            </w:sdtPr>
            <w:sdtContent>
              <w:r w:rsidDel="00000000" w:rsidR="00000000" w:rsidRPr="00000000">
                <w:rPr>
                  <w:color w:val="000000"/>
                  <w:rtl w:val="0"/>
                  <w:rPrChange w:author="SANDRA PATRICIA HOYOS SEPULVEDA" w:id="1" w:date="2022-04-19T02:57:07Z">
                    <w:rPr>
                      <w:color w:val="000000"/>
                      <w:sz w:val="20"/>
                      <w:szCs w:val="20"/>
                    </w:rPr>
                  </w:rPrChange>
                </w:rPr>
                <w:t xml:space="preserve"> </w:t>
              </w:r>
            </w:sdtContent>
          </w:sdt>
          <w:sdt>
            <w:sdtPr>
              <w:tag w:val="goog_rdk_363"/>
            </w:sdtPr>
            <w:sdtContent>
              <w:r w:rsidDel="00000000" w:rsidR="00000000" w:rsidRPr="00000000">
                <w:rPr>
                  <w:b w:val="1"/>
                  <w:color w:val="000000"/>
                  <w:rtl w:val="0"/>
                  <w:rPrChange w:author="SANDRA PATRICIA HOYOS SEPULVEDA" w:id="1" w:date="2022-04-19T02:57:07Z">
                    <w:rPr>
                      <w:b w:val="1"/>
                      <w:color w:val="000000"/>
                      <w:sz w:val="20"/>
                      <w:szCs w:val="20"/>
                    </w:rPr>
                  </w:rPrChange>
                </w:rPr>
                <w:t xml:space="preserve">Tabla 1</w:t>
              </w:r>
            </w:sdtContent>
          </w:sdt>
          <w:sdt>
            <w:sdtPr>
              <w:tag w:val="goog_rdk_364"/>
            </w:sdtPr>
            <w:sdtContent>
              <w:del w:author="SANDRA PATRICIA HOYOS SEPULVEDA" w:id="12" w:date="2022-04-19T02:54:34Z"/>
              <w:sdt>
                <w:sdtPr>
                  <w:tag w:val="goog_rdk_365"/>
                </w:sdtPr>
                <w:sdtContent>
                  <w:del w:author="SANDRA PATRICIA HOYOS SEPULVEDA" w:id="12" w:date="2022-04-19T02:54:34Z">
                    <w:r w:rsidDel="00000000" w:rsidR="00000000" w:rsidRPr="00000000">
                      <w:rPr>
                        <w:b w:val="1"/>
                        <w:color w:val="000000"/>
                        <w:rtl w:val="0"/>
                        <w:rPrChange w:author="SANDRA PATRICIA HOYOS SEPULVEDA" w:id="1" w:date="2022-04-19T02:57:07Z">
                          <w:rPr>
                            <w:b w:val="1"/>
                            <w:color w:val="000000"/>
                            <w:sz w:val="20"/>
                            <w:szCs w:val="20"/>
                          </w:rPr>
                        </w:rPrChange>
                      </w:rPr>
                      <w:delText xml:space="preserve">.</w:delText>
                    </w:r>
                  </w:del>
                </w:sdtContent>
              </w:sdt>
              <w:del w:author="SANDRA PATRICIA HOYOS SEPULVEDA" w:id="12" w:date="2022-04-19T02:54:34Z"/>
            </w:sdtContent>
          </w:sdt>
          <w:sdt>
            <w:sdtPr>
              <w:tag w:val="goog_rdk_366"/>
            </w:sdtPr>
            <w:sdtContent>
              <w:r w:rsidDel="00000000" w:rsidR="00000000" w:rsidRPr="00000000">
                <w:rPr>
                  <w:rtl w:val="0"/>
                </w:rPr>
              </w:r>
            </w:sdtContent>
          </w:sdt>
        </w:p>
      </w:sdtContent>
    </w:sdt>
    <w:sdt>
      <w:sdtPr>
        <w:tag w:val="goog_rdk_369"/>
      </w:sdtPr>
      <w:sdtContent>
        <w:p w:rsidR="00000000" w:rsidDel="00000000" w:rsidP="00000000" w:rsidRDefault="00000000" w:rsidRPr="00000000" w14:paraId="0000009F">
          <w:pPr>
            <w:shd w:fill="ffffff" w:val="clear"/>
            <w:spacing w:after="160" w:lineRule="auto"/>
            <w:rPr>
              <w:i w:val="1"/>
              <w:color w:val="000000"/>
              <w:rPrChange w:author="SANDRA PATRICIA HOYOS SEPULVEDA" w:id="1" w:date="2022-04-19T02:57:07Z">
                <w:rPr>
                  <w:i w:val="1"/>
                  <w:color w:val="000000"/>
                  <w:sz w:val="20"/>
                  <w:szCs w:val="20"/>
                </w:rPr>
              </w:rPrChange>
            </w:rPr>
          </w:pPr>
          <w:sdt>
            <w:sdtPr>
              <w:tag w:val="goog_rdk_368"/>
            </w:sdtPr>
            <w:sdtContent>
              <w:r w:rsidDel="00000000" w:rsidR="00000000" w:rsidRPr="00000000">
                <w:rPr>
                  <w:i w:val="1"/>
                  <w:color w:val="000000"/>
                  <w:rtl w:val="0"/>
                  <w:rPrChange w:author="SANDRA PATRICIA HOYOS SEPULVEDA" w:id="1" w:date="2022-04-19T02:57:07Z">
                    <w:rPr>
                      <w:i w:val="1"/>
                      <w:color w:val="000000"/>
                      <w:sz w:val="20"/>
                      <w:szCs w:val="20"/>
                    </w:rPr>
                  </w:rPrChange>
                </w:rPr>
                <w:t xml:space="preserve">Políticas públicas</w:t>
              </w:r>
            </w:sdtContent>
          </w:sdt>
        </w:p>
      </w:sdtContent>
    </w:sdt>
    <w:tbl>
      <w:tblPr>
        <w:tblStyle w:val="Table10"/>
        <w:tblW w:w="92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8130"/>
        <w:tblGridChange w:id="0">
          <w:tblGrid>
            <w:gridCol w:w="1110"/>
            <w:gridCol w:w="8130"/>
          </w:tblGrid>
        </w:tblGridChange>
      </w:tblGrid>
      <w:tr>
        <w:trPr>
          <w:cantSplit w:val="0"/>
          <w:tblHeader w:val="0"/>
        </w:trPr>
        <w:tc>
          <w:tcPr>
            <w:shd w:fill="auto" w:val="clear"/>
            <w:tcMar>
              <w:top w:w="100.0" w:type="dxa"/>
              <w:left w:w="100.0" w:type="dxa"/>
              <w:bottom w:w="100.0" w:type="dxa"/>
              <w:right w:w="100.0" w:type="dxa"/>
            </w:tcMar>
          </w:tcPr>
          <w:sdt>
            <w:sdtPr>
              <w:tag w:val="goog_rdk_371"/>
            </w:sdtPr>
            <w:sdtContent>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line="240" w:lineRule="auto"/>
                  <w:jc w:val="center"/>
                  <w:rPr>
                    <w:b w:val="1"/>
                    <w:color w:val="000000"/>
                    <w:sz w:val="22"/>
                    <w:szCs w:val="22"/>
                    <w:rPrChange w:author="SANDRA PATRICIA HOYOS SEPULVEDA" w:id="1" w:date="2022-04-19T02:57:07Z">
                      <w:rPr>
                        <w:b w:val="1"/>
                        <w:color w:val="000000"/>
                        <w:sz w:val="20"/>
                        <w:szCs w:val="20"/>
                      </w:rPr>
                    </w:rPrChange>
                  </w:rPr>
                </w:pPr>
                <w:sdt>
                  <w:sdtPr>
                    <w:tag w:val="goog_rdk_370"/>
                  </w:sdtPr>
                  <w:sdtContent>
                    <w:r w:rsidDel="00000000" w:rsidR="00000000" w:rsidRPr="00000000">
                      <w:rPr>
                        <w:b w:val="1"/>
                        <w:color w:val="000000"/>
                        <w:sz w:val="22"/>
                        <w:szCs w:val="22"/>
                        <w:rtl w:val="0"/>
                        <w:rPrChange w:author="SANDRA PATRICIA HOYOS SEPULVEDA" w:id="1" w:date="2022-04-19T02:57:07Z">
                          <w:rPr>
                            <w:b w:val="1"/>
                            <w:color w:val="000000"/>
                            <w:sz w:val="20"/>
                            <w:szCs w:val="20"/>
                          </w:rPr>
                        </w:rPrChange>
                      </w:rPr>
                      <w:t xml:space="preserve">Ítem</w:t>
                    </w:r>
                  </w:sdtContent>
                </w:sdt>
              </w:p>
            </w:sdtContent>
          </w:sdt>
        </w:tc>
        <w:tc>
          <w:tcPr>
            <w:shd w:fill="auto" w:val="clear"/>
            <w:tcMar>
              <w:top w:w="100.0" w:type="dxa"/>
              <w:left w:w="100.0" w:type="dxa"/>
              <w:bottom w:w="100.0" w:type="dxa"/>
              <w:right w:w="100.0" w:type="dxa"/>
            </w:tcMar>
          </w:tcPr>
          <w:sdt>
            <w:sdtPr>
              <w:tag w:val="goog_rdk_373"/>
            </w:sdtPr>
            <w:sdtContent>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line="240" w:lineRule="auto"/>
                  <w:jc w:val="center"/>
                  <w:rPr>
                    <w:b w:val="1"/>
                    <w:color w:val="000000"/>
                    <w:sz w:val="22"/>
                    <w:szCs w:val="22"/>
                    <w:rPrChange w:author="SANDRA PATRICIA HOYOS SEPULVEDA" w:id="1" w:date="2022-04-19T02:57:07Z">
                      <w:rPr>
                        <w:b w:val="1"/>
                        <w:color w:val="000000"/>
                        <w:sz w:val="20"/>
                        <w:szCs w:val="20"/>
                      </w:rPr>
                    </w:rPrChange>
                  </w:rPr>
                </w:pPr>
                <w:sdt>
                  <w:sdtPr>
                    <w:tag w:val="goog_rdk_372"/>
                  </w:sdtPr>
                  <w:sdtContent>
                    <w:r w:rsidDel="00000000" w:rsidR="00000000" w:rsidRPr="00000000">
                      <w:rPr>
                        <w:b w:val="1"/>
                        <w:color w:val="000000"/>
                        <w:sz w:val="22"/>
                        <w:szCs w:val="22"/>
                        <w:rtl w:val="0"/>
                        <w:rPrChange w:author="SANDRA PATRICIA HOYOS SEPULVEDA" w:id="1" w:date="2022-04-19T02:57:07Z">
                          <w:rPr>
                            <w:b w:val="1"/>
                            <w:color w:val="000000"/>
                            <w:sz w:val="20"/>
                            <w:szCs w:val="20"/>
                          </w:rPr>
                        </w:rPrChange>
                      </w:rPr>
                      <w:t xml:space="preserve">Nombre de la política</w:t>
                    </w:r>
                  </w:sdtContent>
                </w:sdt>
              </w:p>
            </w:sdtContent>
          </w:sdt>
        </w:tc>
      </w:tr>
      <w:tr>
        <w:trPr>
          <w:cantSplit w:val="0"/>
          <w:tblHeader w:val="0"/>
        </w:trPr>
        <w:tc>
          <w:tcPr>
            <w:shd w:fill="auto" w:val="clear"/>
            <w:tcMar>
              <w:top w:w="100.0" w:type="dxa"/>
              <w:left w:w="100.0" w:type="dxa"/>
              <w:bottom w:w="100.0" w:type="dxa"/>
              <w:right w:w="100.0" w:type="dxa"/>
            </w:tcMar>
          </w:tcPr>
          <w:sdt>
            <w:sdtPr>
              <w:tag w:val="goog_rdk_375"/>
            </w:sdtPr>
            <w:sdtContent>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374"/>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1</w:t>
                    </w:r>
                  </w:sdtContent>
                </w:sdt>
              </w:p>
            </w:sdtContent>
          </w:sdt>
        </w:tc>
        <w:tc>
          <w:tcPr>
            <w:shd w:fill="auto" w:val="clear"/>
            <w:tcMar>
              <w:top w:w="100.0" w:type="dxa"/>
              <w:left w:w="100.0" w:type="dxa"/>
              <w:bottom w:w="100.0" w:type="dxa"/>
              <w:right w:w="100.0" w:type="dxa"/>
            </w:tcMar>
          </w:tcPr>
          <w:sdt>
            <w:sdtPr>
              <w:tag w:val="goog_rdk_377"/>
            </w:sdtPr>
            <w:sdtContent>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376"/>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Política nacional de envejecimiento y vejez</w:t>
                    </w:r>
                  </w:sdtContent>
                </w:sdt>
              </w:p>
            </w:sdtContent>
          </w:sdt>
        </w:tc>
      </w:tr>
      <w:tr>
        <w:trPr>
          <w:cantSplit w:val="0"/>
          <w:tblHeader w:val="0"/>
        </w:trPr>
        <w:tc>
          <w:tcPr>
            <w:shd w:fill="auto" w:val="clear"/>
            <w:tcMar>
              <w:top w:w="100.0" w:type="dxa"/>
              <w:left w:w="100.0" w:type="dxa"/>
              <w:bottom w:w="100.0" w:type="dxa"/>
              <w:right w:w="100.0" w:type="dxa"/>
            </w:tcMar>
          </w:tcPr>
          <w:sdt>
            <w:sdtPr>
              <w:tag w:val="goog_rdk_379"/>
            </w:sdtPr>
            <w:sdtContent>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378"/>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2</w:t>
                    </w:r>
                  </w:sdtContent>
                </w:sdt>
              </w:p>
            </w:sdtContent>
          </w:sdt>
        </w:tc>
        <w:tc>
          <w:tcPr>
            <w:shd w:fill="auto" w:val="clear"/>
            <w:tcMar>
              <w:top w:w="100.0" w:type="dxa"/>
              <w:left w:w="100.0" w:type="dxa"/>
              <w:bottom w:w="100.0" w:type="dxa"/>
              <w:right w:w="100.0" w:type="dxa"/>
            </w:tcMar>
          </w:tcPr>
          <w:sdt>
            <w:sdtPr>
              <w:tag w:val="goog_rdk_381"/>
            </w:sdtPr>
            <w:sdtContent>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380"/>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Política nacional de sangre</w:t>
                    </w:r>
                  </w:sdtContent>
                </w:sdt>
              </w:p>
            </w:sdtContent>
          </w:sdt>
        </w:tc>
      </w:tr>
      <w:tr>
        <w:trPr>
          <w:cantSplit w:val="0"/>
          <w:tblHeader w:val="0"/>
        </w:trPr>
        <w:tc>
          <w:tcPr>
            <w:shd w:fill="auto" w:val="clear"/>
            <w:tcMar>
              <w:top w:w="100.0" w:type="dxa"/>
              <w:left w:w="100.0" w:type="dxa"/>
              <w:bottom w:w="100.0" w:type="dxa"/>
              <w:right w:w="100.0" w:type="dxa"/>
            </w:tcMar>
          </w:tcPr>
          <w:sdt>
            <w:sdtPr>
              <w:tag w:val="goog_rdk_383"/>
            </w:sdtPr>
            <w:sdtContent>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382"/>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3</w:t>
                    </w:r>
                  </w:sdtContent>
                </w:sdt>
              </w:p>
            </w:sdtContent>
          </w:sdt>
        </w:tc>
        <w:tc>
          <w:tcPr>
            <w:shd w:fill="auto" w:val="clear"/>
            <w:tcMar>
              <w:top w:w="100.0" w:type="dxa"/>
              <w:left w:w="100.0" w:type="dxa"/>
              <w:bottom w:w="100.0" w:type="dxa"/>
              <w:right w:w="100.0" w:type="dxa"/>
            </w:tcMar>
          </w:tcPr>
          <w:sdt>
            <w:sdtPr>
              <w:tag w:val="goog_rdk_385"/>
            </w:sdtPr>
            <w:sdtContent>
              <w:p w:rsidR="00000000" w:rsidDel="00000000" w:rsidP="00000000" w:rsidRDefault="00000000" w:rsidRPr="00000000" w14:paraId="000000A7">
                <w:pPr>
                  <w:shd w:fill="ffffff" w:val="clear"/>
                  <w:spacing w:after="160" w:lineRule="auto"/>
                  <w:rPr>
                    <w:color w:val="000000"/>
                    <w:sz w:val="22"/>
                    <w:szCs w:val="22"/>
                    <w:rPrChange w:author="SANDRA PATRICIA HOYOS SEPULVEDA" w:id="1" w:date="2022-04-19T02:57:07Z">
                      <w:rPr>
                        <w:color w:val="000000"/>
                        <w:sz w:val="20"/>
                        <w:szCs w:val="20"/>
                      </w:rPr>
                    </w:rPrChange>
                  </w:rPr>
                </w:pPr>
                <w:sdt>
                  <w:sdtPr>
                    <w:tag w:val="goog_rdk_384"/>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Política nacional de seguridad alimentaria y nutricional</w:t>
                    </w:r>
                  </w:sdtContent>
                </w:sdt>
              </w:p>
            </w:sdtContent>
          </w:sdt>
        </w:tc>
      </w:tr>
      <w:tr>
        <w:trPr>
          <w:cantSplit w:val="0"/>
          <w:tblHeader w:val="0"/>
        </w:trPr>
        <w:tc>
          <w:tcPr>
            <w:shd w:fill="auto" w:val="clear"/>
            <w:tcMar>
              <w:top w:w="100.0" w:type="dxa"/>
              <w:left w:w="100.0" w:type="dxa"/>
              <w:bottom w:w="100.0" w:type="dxa"/>
              <w:right w:w="100.0" w:type="dxa"/>
            </w:tcMar>
          </w:tcPr>
          <w:sdt>
            <w:sdtPr>
              <w:tag w:val="goog_rdk_387"/>
            </w:sdtPr>
            <w:sdtContent>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386"/>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4</w:t>
                    </w:r>
                  </w:sdtContent>
                </w:sdt>
              </w:p>
            </w:sdtContent>
          </w:sdt>
        </w:tc>
        <w:tc>
          <w:tcPr>
            <w:shd w:fill="auto" w:val="clear"/>
            <w:tcMar>
              <w:top w:w="100.0" w:type="dxa"/>
              <w:left w:w="100.0" w:type="dxa"/>
              <w:bottom w:w="100.0" w:type="dxa"/>
              <w:right w:w="100.0" w:type="dxa"/>
            </w:tcMar>
          </w:tcPr>
          <w:sdt>
            <w:sdtPr>
              <w:tag w:val="goog_rdk_389"/>
            </w:sdtPr>
            <w:sdtContent>
              <w:p w:rsidR="00000000" w:rsidDel="00000000" w:rsidP="00000000" w:rsidRDefault="00000000" w:rsidRPr="00000000" w14:paraId="000000A9">
                <w:pPr>
                  <w:shd w:fill="ffffff" w:val="clear"/>
                  <w:spacing w:after="160" w:lineRule="auto"/>
                  <w:rPr>
                    <w:color w:val="000000"/>
                    <w:sz w:val="22"/>
                    <w:szCs w:val="22"/>
                    <w:rPrChange w:author="SANDRA PATRICIA HOYOS SEPULVEDA" w:id="1" w:date="2022-04-19T02:57:07Z">
                      <w:rPr>
                        <w:color w:val="000000"/>
                        <w:sz w:val="20"/>
                        <w:szCs w:val="20"/>
                      </w:rPr>
                    </w:rPrChange>
                  </w:rPr>
                </w:pPr>
                <w:sdt>
                  <w:sdtPr>
                    <w:tag w:val="goog_rdk_388"/>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Política nacional de prestación de servicios</w:t>
                    </w:r>
                  </w:sdtContent>
                </w:sdt>
              </w:p>
            </w:sdtContent>
          </w:sdt>
        </w:tc>
      </w:tr>
      <w:tr>
        <w:trPr>
          <w:cantSplit w:val="0"/>
          <w:tblHeader w:val="0"/>
        </w:trPr>
        <w:tc>
          <w:tcPr>
            <w:shd w:fill="auto" w:val="clear"/>
            <w:tcMar>
              <w:top w:w="100.0" w:type="dxa"/>
              <w:left w:w="100.0" w:type="dxa"/>
              <w:bottom w:w="100.0" w:type="dxa"/>
              <w:right w:w="100.0" w:type="dxa"/>
            </w:tcMar>
          </w:tcPr>
          <w:sdt>
            <w:sdtPr>
              <w:tag w:val="goog_rdk_391"/>
            </w:sdtPr>
            <w:sdtContent>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390"/>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5</w:t>
                    </w:r>
                  </w:sdtContent>
                </w:sdt>
              </w:p>
            </w:sdtContent>
          </w:sdt>
        </w:tc>
        <w:tc>
          <w:tcPr>
            <w:shd w:fill="auto" w:val="clear"/>
            <w:tcMar>
              <w:top w:w="100.0" w:type="dxa"/>
              <w:left w:w="100.0" w:type="dxa"/>
              <w:bottom w:w="100.0" w:type="dxa"/>
              <w:right w:w="100.0" w:type="dxa"/>
            </w:tcMar>
          </w:tcPr>
          <w:sdt>
            <w:sdtPr>
              <w:tag w:val="goog_rdk_393"/>
            </w:sdtPr>
            <w:sdtContent>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392"/>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Política nacional de salud sexual y reproductiva</w:t>
                    </w:r>
                  </w:sdtContent>
                </w:sdt>
              </w:p>
            </w:sdtContent>
          </w:sdt>
        </w:tc>
      </w:tr>
      <w:tr>
        <w:trPr>
          <w:cantSplit w:val="0"/>
          <w:tblHeader w:val="0"/>
        </w:trPr>
        <w:tc>
          <w:tcPr>
            <w:shd w:fill="auto" w:val="clear"/>
            <w:tcMar>
              <w:top w:w="100.0" w:type="dxa"/>
              <w:left w:w="100.0" w:type="dxa"/>
              <w:bottom w:w="100.0" w:type="dxa"/>
              <w:right w:w="100.0" w:type="dxa"/>
            </w:tcMar>
          </w:tcPr>
          <w:sdt>
            <w:sdtPr>
              <w:tag w:val="goog_rdk_395"/>
            </w:sdtPr>
            <w:sdtContent>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394"/>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6</w:t>
                    </w:r>
                  </w:sdtContent>
                </w:sdt>
              </w:p>
            </w:sdtContent>
          </w:sdt>
        </w:tc>
        <w:tc>
          <w:tcPr>
            <w:shd w:fill="auto" w:val="clear"/>
            <w:tcMar>
              <w:top w:w="100.0" w:type="dxa"/>
              <w:left w:w="100.0" w:type="dxa"/>
              <w:bottom w:w="100.0" w:type="dxa"/>
              <w:right w:w="100.0" w:type="dxa"/>
            </w:tcMar>
          </w:tcPr>
          <w:sdt>
            <w:sdtPr>
              <w:tag w:val="goog_rdk_397"/>
            </w:sdtPr>
            <w:sdtContent>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396"/>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Política de salud mental y convivencia pacífica</w:t>
                    </w:r>
                  </w:sdtContent>
                </w:sdt>
              </w:p>
            </w:sdtContent>
          </w:sdt>
        </w:tc>
      </w:tr>
      <w:tr>
        <w:trPr>
          <w:cantSplit w:val="0"/>
          <w:tblHeader w:val="0"/>
        </w:trPr>
        <w:tc>
          <w:tcPr>
            <w:shd w:fill="auto" w:val="clear"/>
            <w:tcMar>
              <w:top w:w="100.0" w:type="dxa"/>
              <w:left w:w="100.0" w:type="dxa"/>
              <w:bottom w:w="100.0" w:type="dxa"/>
              <w:right w:w="100.0" w:type="dxa"/>
            </w:tcMar>
          </w:tcPr>
          <w:sdt>
            <w:sdtPr>
              <w:tag w:val="goog_rdk_399"/>
            </w:sdtPr>
            <w:sdtContent>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398"/>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7</w:t>
                    </w:r>
                  </w:sdtContent>
                </w:sdt>
              </w:p>
            </w:sdtContent>
          </w:sdt>
        </w:tc>
        <w:tc>
          <w:tcPr>
            <w:shd w:fill="auto" w:val="clear"/>
            <w:tcMar>
              <w:top w:w="100.0" w:type="dxa"/>
              <w:left w:w="100.0" w:type="dxa"/>
              <w:bottom w:w="100.0" w:type="dxa"/>
              <w:right w:w="100.0" w:type="dxa"/>
            </w:tcMar>
          </w:tcPr>
          <w:sdt>
            <w:sdtPr>
              <w:tag w:val="goog_rdk_401"/>
            </w:sdtPr>
            <w:sdtContent>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400"/>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Política de discapacidad</w:t>
                    </w:r>
                  </w:sdtContent>
                </w:sdt>
              </w:p>
            </w:sdtContent>
          </w:sdt>
        </w:tc>
      </w:tr>
      <w:tr>
        <w:trPr>
          <w:cantSplit w:val="0"/>
          <w:tblHeader w:val="0"/>
        </w:trPr>
        <w:tc>
          <w:tcPr>
            <w:shd w:fill="auto" w:val="clear"/>
            <w:tcMar>
              <w:top w:w="100.0" w:type="dxa"/>
              <w:left w:w="100.0" w:type="dxa"/>
              <w:bottom w:w="100.0" w:type="dxa"/>
              <w:right w:w="100.0" w:type="dxa"/>
            </w:tcMar>
          </w:tcPr>
          <w:sdt>
            <w:sdtPr>
              <w:tag w:val="goog_rdk_403"/>
            </w:sdtPr>
            <w:sdtContent>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402"/>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8</w:t>
                    </w:r>
                  </w:sdtContent>
                </w:sdt>
              </w:p>
            </w:sdtContent>
          </w:sdt>
        </w:tc>
        <w:tc>
          <w:tcPr>
            <w:shd w:fill="auto" w:val="clear"/>
            <w:tcMar>
              <w:top w:w="100.0" w:type="dxa"/>
              <w:left w:w="100.0" w:type="dxa"/>
              <w:bottom w:w="100.0" w:type="dxa"/>
              <w:right w:w="100.0" w:type="dxa"/>
            </w:tcMar>
          </w:tcPr>
          <w:sdt>
            <w:sdtPr>
              <w:tag w:val="goog_rdk_405"/>
            </w:sdtPr>
            <w:sdtContent>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404"/>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Política de primera infancia, infancia y adolescencia</w:t>
                    </w:r>
                  </w:sdtContent>
                </w:sdt>
              </w:p>
            </w:sdtContent>
          </w:sdt>
        </w:tc>
      </w:tr>
      <w:tr>
        <w:trPr>
          <w:cantSplit w:val="0"/>
          <w:tblHeader w:val="0"/>
        </w:trPr>
        <w:tc>
          <w:tcPr>
            <w:shd w:fill="auto" w:val="clear"/>
            <w:tcMar>
              <w:top w:w="100.0" w:type="dxa"/>
              <w:left w:w="100.0" w:type="dxa"/>
              <w:bottom w:w="100.0" w:type="dxa"/>
              <w:right w:w="100.0" w:type="dxa"/>
            </w:tcMar>
          </w:tcPr>
          <w:sdt>
            <w:sdtPr>
              <w:tag w:val="goog_rdk_407"/>
            </w:sdtPr>
            <w:sdtContent>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406"/>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9</w:t>
                    </w:r>
                  </w:sdtContent>
                </w:sdt>
              </w:p>
            </w:sdtContent>
          </w:sdt>
        </w:tc>
        <w:tc>
          <w:tcPr>
            <w:shd w:fill="auto" w:val="clear"/>
            <w:tcMar>
              <w:top w:w="100.0" w:type="dxa"/>
              <w:left w:w="100.0" w:type="dxa"/>
              <w:bottom w:w="100.0" w:type="dxa"/>
              <w:right w:w="100.0" w:type="dxa"/>
            </w:tcMar>
          </w:tcPr>
          <w:sdt>
            <w:sdtPr>
              <w:tag w:val="goog_rdk_409"/>
            </w:sdtPr>
            <w:sdtContent>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408"/>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Política de mujer y equidad de género</w:t>
                    </w:r>
                  </w:sdtContent>
                </w:sdt>
              </w:p>
            </w:sdtContent>
          </w:sdt>
        </w:tc>
      </w:tr>
      <w:tr>
        <w:trPr>
          <w:cantSplit w:val="0"/>
          <w:tblHeader w:val="0"/>
        </w:trPr>
        <w:tc>
          <w:tcPr>
            <w:shd w:fill="auto" w:val="clear"/>
            <w:tcMar>
              <w:top w:w="100.0" w:type="dxa"/>
              <w:left w:w="100.0" w:type="dxa"/>
              <w:bottom w:w="100.0" w:type="dxa"/>
              <w:right w:w="100.0" w:type="dxa"/>
            </w:tcMar>
          </w:tcPr>
          <w:sdt>
            <w:sdtPr>
              <w:tag w:val="goog_rdk_411"/>
            </w:sdtPr>
            <w:sdtContent>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410"/>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10</w:t>
                    </w:r>
                  </w:sdtContent>
                </w:sdt>
              </w:p>
            </w:sdtContent>
          </w:sdt>
        </w:tc>
        <w:tc>
          <w:tcPr>
            <w:shd w:fill="auto" w:val="clear"/>
            <w:tcMar>
              <w:top w:w="100.0" w:type="dxa"/>
              <w:left w:w="100.0" w:type="dxa"/>
              <w:bottom w:w="100.0" w:type="dxa"/>
              <w:right w:w="100.0" w:type="dxa"/>
            </w:tcMar>
          </w:tcPr>
          <w:sdt>
            <w:sdtPr>
              <w:tag w:val="goog_rdk_413"/>
            </w:sdtPr>
            <w:sdtContent>
              <w:p w:rsidR="00000000" w:rsidDel="00000000" w:rsidP="00000000" w:rsidRDefault="00000000" w:rsidRPr="00000000" w14:paraId="000000B5">
                <w:pPr>
                  <w:shd w:fill="ffffff" w:val="clear"/>
                  <w:spacing w:after="160" w:lineRule="auto"/>
                  <w:rPr>
                    <w:color w:val="000000"/>
                    <w:sz w:val="22"/>
                    <w:szCs w:val="22"/>
                    <w:rPrChange w:author="SANDRA PATRICIA HOYOS SEPULVEDA" w:id="1" w:date="2022-04-19T02:57:07Z">
                      <w:rPr>
                        <w:color w:val="000000"/>
                        <w:sz w:val="20"/>
                        <w:szCs w:val="20"/>
                      </w:rPr>
                    </w:rPrChange>
                  </w:rPr>
                </w:pPr>
                <w:sdt>
                  <w:sdtPr>
                    <w:tag w:val="goog_rdk_412"/>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Política de derechos humano</w:t>
                    </w:r>
                  </w:sdtContent>
                </w:sdt>
              </w:p>
            </w:sdtContent>
          </w:sdt>
        </w:tc>
      </w:tr>
      <w:tr>
        <w:trPr>
          <w:cantSplit w:val="0"/>
          <w:tblHeader w:val="0"/>
        </w:trPr>
        <w:tc>
          <w:tcPr>
            <w:shd w:fill="auto" w:val="clear"/>
            <w:tcMar>
              <w:top w:w="100.0" w:type="dxa"/>
              <w:left w:w="100.0" w:type="dxa"/>
              <w:bottom w:w="100.0" w:type="dxa"/>
              <w:right w:w="100.0" w:type="dxa"/>
            </w:tcMar>
          </w:tcPr>
          <w:sdt>
            <w:sdtPr>
              <w:tag w:val="goog_rdk_415"/>
            </w:sdtPr>
            <w:sdtContent>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414"/>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11</w:t>
                    </w:r>
                  </w:sdtContent>
                </w:sdt>
              </w:p>
            </w:sdtContent>
          </w:sdt>
        </w:tc>
        <w:tc>
          <w:tcPr>
            <w:shd w:fill="auto" w:val="clear"/>
            <w:tcMar>
              <w:top w:w="100.0" w:type="dxa"/>
              <w:left w:w="100.0" w:type="dxa"/>
              <w:bottom w:w="100.0" w:type="dxa"/>
              <w:right w:w="100.0" w:type="dxa"/>
            </w:tcMar>
          </w:tcPr>
          <w:sdt>
            <w:sdtPr>
              <w:tag w:val="goog_rdk_417"/>
            </w:sdtPr>
            <w:sdtContent>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416"/>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Política de participación ciudadana</w:t>
                    </w:r>
                  </w:sdtContent>
                </w:sdt>
              </w:p>
            </w:sdtContent>
          </w:sdt>
        </w:tc>
      </w:tr>
      <w:tr>
        <w:trPr>
          <w:cantSplit w:val="0"/>
          <w:tblHeader w:val="0"/>
        </w:trPr>
        <w:tc>
          <w:tcPr>
            <w:shd w:fill="auto" w:val="clear"/>
            <w:tcMar>
              <w:top w:w="100.0" w:type="dxa"/>
              <w:left w:w="100.0" w:type="dxa"/>
              <w:bottom w:w="100.0" w:type="dxa"/>
              <w:right w:w="100.0" w:type="dxa"/>
            </w:tcMar>
          </w:tcPr>
          <w:sdt>
            <w:sdtPr>
              <w:tag w:val="goog_rdk_419"/>
            </w:sdtPr>
            <w:sdtContent>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418"/>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12</w:t>
                    </w:r>
                  </w:sdtContent>
                </w:sdt>
              </w:p>
            </w:sdtContent>
          </w:sdt>
        </w:tc>
        <w:tc>
          <w:tcPr>
            <w:shd w:fill="auto" w:val="clear"/>
            <w:tcMar>
              <w:top w:w="100.0" w:type="dxa"/>
              <w:left w:w="100.0" w:type="dxa"/>
              <w:bottom w:w="100.0" w:type="dxa"/>
              <w:right w:w="100.0" w:type="dxa"/>
            </w:tcMar>
          </w:tcPr>
          <w:sdt>
            <w:sdtPr>
              <w:tag w:val="goog_rdk_421"/>
            </w:sdtPr>
            <w:sdtContent>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420"/>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Política de prevención de uso indebido de sustancias psicoactivas</w:t>
                    </w:r>
                  </w:sdtContent>
                </w:sdt>
              </w:p>
            </w:sdtContent>
          </w:sdt>
        </w:tc>
      </w:tr>
      <w:tr>
        <w:trPr>
          <w:cantSplit w:val="0"/>
          <w:tblHeader w:val="0"/>
        </w:trPr>
        <w:tc>
          <w:tcPr>
            <w:shd w:fill="auto" w:val="clear"/>
            <w:tcMar>
              <w:top w:w="100.0" w:type="dxa"/>
              <w:left w:w="100.0" w:type="dxa"/>
              <w:bottom w:w="100.0" w:type="dxa"/>
              <w:right w:w="100.0" w:type="dxa"/>
            </w:tcMar>
          </w:tcPr>
          <w:sdt>
            <w:sdtPr>
              <w:tag w:val="goog_rdk_423"/>
            </w:sdtPr>
            <w:sdtContent>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422"/>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13</w:t>
                    </w:r>
                  </w:sdtContent>
                </w:sdt>
              </w:p>
            </w:sdtContent>
          </w:sdt>
        </w:tc>
        <w:tc>
          <w:tcPr>
            <w:shd w:fill="auto" w:val="clear"/>
            <w:tcMar>
              <w:top w:w="100.0" w:type="dxa"/>
              <w:left w:w="100.0" w:type="dxa"/>
              <w:bottom w:w="100.0" w:type="dxa"/>
              <w:right w:w="100.0" w:type="dxa"/>
            </w:tcMar>
          </w:tcPr>
          <w:sdt>
            <w:sdtPr>
              <w:tag w:val="goog_rdk_425"/>
            </w:sdtPr>
            <w:sdtContent>
              <w:p w:rsidR="00000000" w:rsidDel="00000000" w:rsidP="00000000" w:rsidRDefault="00000000" w:rsidRPr="00000000" w14:paraId="000000BB">
                <w:pPr>
                  <w:shd w:fill="ffffff" w:val="clear"/>
                  <w:spacing w:after="160" w:lineRule="auto"/>
                  <w:rPr>
                    <w:color w:val="000000"/>
                    <w:sz w:val="22"/>
                    <w:szCs w:val="22"/>
                    <w:rPrChange w:author="SANDRA PATRICIA HOYOS SEPULVEDA" w:id="1" w:date="2022-04-19T02:57:07Z">
                      <w:rPr>
                        <w:color w:val="000000"/>
                        <w:sz w:val="20"/>
                        <w:szCs w:val="20"/>
                      </w:rPr>
                    </w:rPrChange>
                  </w:rPr>
                </w:pPr>
                <w:sdt>
                  <w:sdtPr>
                    <w:tag w:val="goog_rdk_424"/>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Política de atención integral en salud</w:t>
                    </w:r>
                  </w:sdtContent>
                </w:sdt>
              </w:p>
            </w:sdtContent>
          </w:sdt>
        </w:tc>
      </w:tr>
      <w:tr>
        <w:trPr>
          <w:cantSplit w:val="0"/>
          <w:tblHeader w:val="0"/>
        </w:trPr>
        <w:tc>
          <w:tcPr>
            <w:shd w:fill="auto" w:val="clear"/>
            <w:tcMar>
              <w:top w:w="100.0" w:type="dxa"/>
              <w:left w:w="100.0" w:type="dxa"/>
              <w:bottom w:w="100.0" w:type="dxa"/>
              <w:right w:w="100.0" w:type="dxa"/>
            </w:tcMar>
          </w:tcPr>
          <w:sdt>
            <w:sdtPr>
              <w:tag w:val="goog_rdk_427"/>
            </w:sdtPr>
            <w:sdtContent>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426"/>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14</w:t>
                    </w:r>
                  </w:sdtContent>
                </w:sdt>
              </w:p>
            </w:sdtContent>
          </w:sdt>
        </w:tc>
        <w:tc>
          <w:tcPr>
            <w:shd w:fill="auto" w:val="clear"/>
            <w:tcMar>
              <w:top w:w="100.0" w:type="dxa"/>
              <w:left w:w="100.0" w:type="dxa"/>
              <w:bottom w:w="100.0" w:type="dxa"/>
              <w:right w:w="100.0" w:type="dxa"/>
            </w:tcMar>
          </w:tcPr>
          <w:sdt>
            <w:sdtPr>
              <w:tag w:val="goog_rdk_429"/>
            </w:sdtPr>
            <w:sdtContent>
              <w:p w:rsidR="00000000" w:rsidDel="00000000" w:rsidP="00000000" w:rsidRDefault="00000000" w:rsidRPr="00000000" w14:paraId="000000BD">
                <w:pPr>
                  <w:shd w:fill="ffffff" w:val="clear"/>
                  <w:spacing w:after="160" w:lineRule="auto"/>
                  <w:rPr>
                    <w:color w:val="000000"/>
                    <w:sz w:val="22"/>
                    <w:szCs w:val="22"/>
                    <w:rPrChange w:author="SANDRA PATRICIA HOYOS SEPULVEDA" w:id="1" w:date="2022-04-19T02:57:07Z">
                      <w:rPr>
                        <w:color w:val="000000"/>
                        <w:sz w:val="20"/>
                        <w:szCs w:val="20"/>
                      </w:rPr>
                    </w:rPrChange>
                  </w:rPr>
                </w:pPr>
                <w:sdt>
                  <w:sdtPr>
                    <w:tag w:val="goog_rdk_428"/>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Política MIAS</w:t>
                    </w:r>
                  </w:sdtContent>
                </w:sdt>
              </w:p>
            </w:sdtContent>
          </w:sdt>
        </w:tc>
      </w:tr>
      <w:tr>
        <w:trPr>
          <w:cantSplit w:val="0"/>
          <w:tblHeader w:val="0"/>
        </w:trPr>
        <w:tc>
          <w:tcPr>
            <w:shd w:fill="auto" w:val="clear"/>
            <w:tcMar>
              <w:top w:w="100.0" w:type="dxa"/>
              <w:left w:w="100.0" w:type="dxa"/>
              <w:bottom w:w="100.0" w:type="dxa"/>
              <w:right w:w="100.0" w:type="dxa"/>
            </w:tcMar>
          </w:tcPr>
          <w:sdt>
            <w:sdtPr>
              <w:tag w:val="goog_rdk_431"/>
            </w:sdtPr>
            <w:sdtContent>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430"/>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15</w:t>
                    </w:r>
                  </w:sdtContent>
                </w:sdt>
              </w:p>
            </w:sdtContent>
          </w:sdt>
        </w:tc>
        <w:tc>
          <w:tcPr>
            <w:shd w:fill="auto" w:val="clear"/>
            <w:tcMar>
              <w:top w:w="100.0" w:type="dxa"/>
              <w:left w:w="100.0" w:type="dxa"/>
              <w:bottom w:w="100.0" w:type="dxa"/>
              <w:right w:w="100.0" w:type="dxa"/>
            </w:tcMar>
          </w:tcPr>
          <w:sdt>
            <w:sdtPr>
              <w:tag w:val="goog_rdk_433"/>
            </w:sdtPr>
            <w:sdtContent>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432"/>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Política pública de entornos saludables</w:t>
                    </w:r>
                  </w:sdtContent>
                </w:sdt>
              </w:p>
            </w:sdtContent>
          </w:sdt>
        </w:tc>
      </w:tr>
      <w:tr>
        <w:trPr>
          <w:cantSplit w:val="0"/>
          <w:tblHeader w:val="0"/>
        </w:trPr>
        <w:tc>
          <w:tcPr>
            <w:shd w:fill="auto" w:val="clear"/>
            <w:tcMar>
              <w:top w:w="100.0" w:type="dxa"/>
              <w:left w:w="100.0" w:type="dxa"/>
              <w:bottom w:w="100.0" w:type="dxa"/>
              <w:right w:w="100.0" w:type="dxa"/>
            </w:tcMar>
          </w:tcPr>
          <w:sdt>
            <w:sdtPr>
              <w:tag w:val="goog_rdk_435"/>
            </w:sdtPr>
            <w:sdtContent>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434"/>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16</w:t>
                    </w:r>
                  </w:sdtContent>
                </w:sdt>
              </w:p>
            </w:sdtContent>
          </w:sdt>
        </w:tc>
        <w:tc>
          <w:tcPr>
            <w:shd w:fill="auto" w:val="clear"/>
            <w:tcMar>
              <w:top w:w="100.0" w:type="dxa"/>
              <w:left w:w="100.0" w:type="dxa"/>
              <w:bottom w:w="100.0" w:type="dxa"/>
              <w:right w:w="100.0" w:type="dxa"/>
            </w:tcMar>
          </w:tcPr>
          <w:sdt>
            <w:sdtPr>
              <w:tag w:val="goog_rdk_437"/>
            </w:sdtPr>
            <w:sdtContent>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line="240" w:lineRule="auto"/>
                  <w:rPr>
                    <w:color w:val="000000"/>
                    <w:sz w:val="22"/>
                    <w:szCs w:val="22"/>
                    <w:rPrChange w:author="SANDRA PATRICIA HOYOS SEPULVEDA" w:id="1" w:date="2022-04-19T02:57:07Z">
                      <w:rPr>
                        <w:color w:val="000000"/>
                        <w:sz w:val="20"/>
                        <w:szCs w:val="20"/>
                      </w:rPr>
                    </w:rPrChange>
                  </w:rPr>
                </w:pPr>
                <w:sdt>
                  <w:sdtPr>
                    <w:tag w:val="goog_rdk_436"/>
                  </w:sdtPr>
                  <w:sdtContent>
                    <w:r w:rsidDel="00000000" w:rsidR="00000000" w:rsidRPr="00000000">
                      <w:rPr>
                        <w:color w:val="000000"/>
                        <w:sz w:val="22"/>
                        <w:szCs w:val="22"/>
                        <w:rtl w:val="0"/>
                        <w:rPrChange w:author="SANDRA PATRICIA HOYOS SEPULVEDA" w:id="1" w:date="2022-04-19T02:57:07Z">
                          <w:rPr>
                            <w:color w:val="000000"/>
                            <w:sz w:val="20"/>
                            <w:szCs w:val="20"/>
                          </w:rPr>
                        </w:rPrChange>
                      </w:rPr>
                      <w:t xml:space="preserve">Política pública de salud y seguridad en el trabajo</w:t>
                    </w:r>
                  </w:sdtContent>
                </w:sdt>
              </w:p>
            </w:sdtContent>
          </w:sdt>
        </w:tc>
      </w:tr>
    </w:tbl>
    <w:sdt>
      <w:sdtPr>
        <w:tag w:val="goog_rdk_439"/>
      </w:sdtPr>
      <w:sdtContent>
        <w:p w:rsidR="00000000" w:rsidDel="00000000" w:rsidP="00000000" w:rsidRDefault="00000000" w:rsidRPr="00000000" w14:paraId="000000C2">
          <w:pPr>
            <w:shd w:fill="ffffff" w:val="clear"/>
            <w:spacing w:after="160" w:lineRule="auto"/>
            <w:rPr>
              <w:color w:val="000000"/>
              <w:rPrChange w:author="SANDRA PATRICIA HOYOS SEPULVEDA" w:id="1" w:date="2022-04-19T02:57:07Z">
                <w:rPr>
                  <w:color w:val="000000"/>
                  <w:sz w:val="20"/>
                  <w:szCs w:val="20"/>
                </w:rPr>
              </w:rPrChange>
            </w:rPr>
          </w:pPr>
          <w:sdt>
            <w:sdtPr>
              <w:tag w:val="goog_rdk_438"/>
            </w:sdtPr>
            <w:sdtContent>
              <w:r w:rsidDel="00000000" w:rsidR="00000000" w:rsidRPr="00000000">
                <w:rPr>
                  <w:rtl w:val="0"/>
                </w:rPr>
              </w:r>
            </w:sdtContent>
          </w:sdt>
        </w:p>
      </w:sdtContent>
    </w:sdt>
    <w:sdt>
      <w:sdtPr>
        <w:tag w:val="goog_rdk_441"/>
      </w:sdtPr>
      <w:sdtContent>
        <w:p w:rsidR="00000000" w:rsidDel="00000000" w:rsidP="00000000" w:rsidRDefault="00000000" w:rsidRPr="00000000" w14:paraId="000000C3">
          <w:pPr>
            <w:shd w:fill="ffffff" w:val="clear"/>
            <w:spacing w:after="160" w:lineRule="auto"/>
            <w:jc w:val="both"/>
            <w:rPr>
              <w:color w:val="000000"/>
              <w:rPrChange w:author="SANDRA PATRICIA HOYOS SEPULVEDA" w:id="1" w:date="2022-04-19T02:57:07Z">
                <w:rPr>
                  <w:color w:val="000000"/>
                  <w:sz w:val="20"/>
                  <w:szCs w:val="20"/>
                </w:rPr>
              </w:rPrChange>
            </w:rPr>
            <w:pPrChange w:author="SANDRA PATRICIA HOYOS SEPULVEDA" w:id="0" w:date="2022-04-19T02:54:51Z">
              <w:pPr>
                <w:shd w:fill="ffffff" w:val="clear"/>
                <w:spacing w:after="160" w:lineRule="auto"/>
              </w:pPr>
            </w:pPrChange>
          </w:pPr>
          <w:sdt>
            <w:sdtPr>
              <w:tag w:val="goog_rdk_440"/>
            </w:sdtPr>
            <w:sdtContent>
              <w:r w:rsidDel="00000000" w:rsidR="00000000" w:rsidRPr="00000000">
                <w:rPr>
                  <w:color w:val="000000"/>
                  <w:rtl w:val="0"/>
                  <w:rPrChange w:author="SANDRA PATRICIA HOYOS SEPULVEDA" w:id="1" w:date="2022-04-19T02:57:07Z">
                    <w:rPr>
                      <w:color w:val="000000"/>
                      <w:sz w:val="20"/>
                      <w:szCs w:val="20"/>
                    </w:rPr>
                  </w:rPrChange>
                </w:rPr>
                <w:t xml:space="preserve">En virtud de que estas políticas ya están aprobadas y en marcha, los departamentos y municipios las adoptan y hacen sus propios ejercicios internos para finalmente operacionalizar todas sus acciones.</w:t>
              </w:r>
            </w:sdtContent>
          </w:sdt>
        </w:p>
      </w:sdtContent>
    </w:sdt>
    <w:sdt>
      <w:sdtPr>
        <w:tag w:val="goog_rdk_443"/>
      </w:sdtPr>
      <w:sdtContent>
        <w:p w:rsidR="00000000" w:rsidDel="00000000" w:rsidP="00000000" w:rsidRDefault="00000000" w:rsidRPr="00000000" w14:paraId="000000C4">
          <w:pPr>
            <w:spacing w:after="240" w:before="240" w:lineRule="auto"/>
            <w:jc w:val="both"/>
            <w:rPr>
              <w:color w:val="000000"/>
              <w:rPrChange w:author="SANDRA PATRICIA HOYOS SEPULVEDA" w:id="1" w:date="2022-04-19T02:57:07Z">
                <w:rPr>
                  <w:color w:val="000000"/>
                  <w:sz w:val="20"/>
                  <w:szCs w:val="20"/>
                </w:rPr>
              </w:rPrChange>
            </w:rPr>
            <w:pPrChange w:author="SANDRA PATRICIA HOYOS SEPULVEDA" w:id="0" w:date="2022-04-19T02:54:51Z">
              <w:pPr>
                <w:spacing w:after="240" w:before="240" w:lineRule="auto"/>
              </w:pPr>
            </w:pPrChange>
          </w:pPr>
          <w:sdt>
            <w:sdtPr>
              <w:tag w:val="goog_rdk_442"/>
            </w:sdtPr>
            <w:sdtContent>
              <w:r w:rsidDel="00000000" w:rsidR="00000000" w:rsidRPr="00000000">
                <w:rPr>
                  <w:color w:val="000000"/>
                  <w:rtl w:val="0"/>
                  <w:rPrChange w:author="SANDRA PATRICIA HOYOS SEPULVEDA" w:id="1" w:date="2022-04-19T02:57:07Z">
                    <w:rPr>
                      <w:color w:val="000000"/>
                      <w:sz w:val="20"/>
                      <w:szCs w:val="20"/>
                    </w:rPr>
                  </w:rPrChange>
                </w:rPr>
                <w:t xml:space="preserve">Finalizando en este contexto vemos que el país avanza hacia uno de las metas propuestas sobre los objetivos del milenio para el año 2030; sin embargo, en la ejecución nuestro sistema y red es insuficiente para dar el abordaje a todas estas políticas y retos del APS; se requiere reestructurar de manera sustancial la prestación de servicios y no trabajar de manera aislada del resto de entes, para lograr un impacto positivo en la salud de los colombianos.</w:t>
              </w:r>
            </w:sdtContent>
          </w:sdt>
        </w:p>
      </w:sdtContent>
    </w:sdt>
    <w:tbl>
      <w:tblPr>
        <w:tblStyle w:val="Table11"/>
        <w:tblW w:w="9962.0" w:type="dxa"/>
        <w:jc w:val="left"/>
        <w:tblInd w:w="0.0" w:type="dxa"/>
        <w:tblLayout w:type="fixed"/>
        <w:tblLook w:val="0400"/>
      </w:tblPr>
      <w:tblGrid>
        <w:gridCol w:w="9962"/>
        <w:tblGridChange w:id="0">
          <w:tblGrid>
            <w:gridCol w:w="9962"/>
          </w:tblGrid>
        </w:tblGridChange>
      </w:tblGrid>
      <w:tr>
        <w:trPr>
          <w:cantSplit w:val="0"/>
          <w:trHeight w:val="1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sdt>
            <w:sdtPr>
              <w:tag w:val="goog_rdk_445"/>
            </w:sdtPr>
            <w:sdtContent>
              <w:p w:rsidR="00000000" w:rsidDel="00000000" w:rsidP="00000000" w:rsidRDefault="00000000" w:rsidRPr="00000000" w14:paraId="000000C5">
                <w:pPr>
                  <w:spacing w:after="120" w:lineRule="auto"/>
                  <w:jc w:val="center"/>
                  <w:rPr>
                    <w:rFonts w:ascii="Arial" w:cs="Arial" w:eastAsia="Arial" w:hAnsi="Arial"/>
                    <w:color w:val="000000"/>
                    <w:sz w:val="22"/>
                    <w:szCs w:val="22"/>
                    <w:highlight w:val="yellow"/>
                    <w:rPrChange w:author="SANDRA PATRICIA HOYOS SEPULVEDA" w:id="1" w:date="2022-04-19T02:57:07Z">
                      <w:rPr>
                        <w:rFonts w:ascii="Arial" w:cs="Arial" w:eastAsia="Arial" w:hAnsi="Arial"/>
                        <w:color w:val="000000"/>
                        <w:sz w:val="20"/>
                        <w:szCs w:val="20"/>
                        <w:highlight w:val="yellow"/>
                      </w:rPr>
                    </w:rPrChange>
                  </w:rPr>
                </w:pPr>
                <w:sdt>
                  <w:sdtPr>
                    <w:tag w:val="goog_rdk_444"/>
                  </w:sdtPr>
                  <w:sdtContent>
                    <w:r w:rsidDel="00000000" w:rsidR="00000000" w:rsidRPr="00000000">
                      <w:rPr>
                        <w:rtl w:val="0"/>
                      </w:rPr>
                    </w:r>
                  </w:sdtContent>
                </w:sdt>
              </w:p>
            </w:sdtContent>
          </w:sdt>
          <w:sdt>
            <w:sdtPr>
              <w:tag w:val="goog_rdk_449"/>
            </w:sdtPr>
            <w:sdtContent>
              <w:p w:rsidR="00000000" w:rsidDel="00000000" w:rsidP="00000000" w:rsidRDefault="00000000" w:rsidRPr="00000000" w14:paraId="000000C6">
                <w:pPr>
                  <w:spacing w:after="120" w:lineRule="auto"/>
                  <w:jc w:val="center"/>
                  <w:rPr>
                    <w:rFonts w:ascii="Arial" w:cs="Arial" w:eastAsia="Arial" w:hAnsi="Arial"/>
                    <w:color w:val="000000"/>
                    <w:sz w:val="22"/>
                    <w:szCs w:val="22"/>
                    <w:rPrChange w:author="SANDRA PATRICIA HOYOS SEPULVEDA" w:id="1" w:date="2022-04-19T02:57:07Z">
                      <w:rPr>
                        <w:rFonts w:ascii="Arial" w:cs="Arial" w:eastAsia="Arial" w:hAnsi="Arial"/>
                        <w:color w:val="000000"/>
                      </w:rPr>
                    </w:rPrChange>
                  </w:rPr>
                </w:pPr>
                <w:sdt>
                  <w:sdtPr>
                    <w:tag w:val="goog_rdk_446"/>
                  </w:sdtPr>
                  <w:sdtContent>
                    <w:commentRangeStart w:id="11"/>
                  </w:sdtContent>
                </w:sdt>
                <w:sdt>
                  <w:sdtPr>
                    <w:tag w:val="goog_rdk_447"/>
                  </w:sdtPr>
                  <w:sdtContent>
                    <w:r w:rsidDel="00000000" w:rsidR="00000000" w:rsidRPr="00000000">
                      <w:rPr>
                        <w:color w:val="000000"/>
                        <w:sz w:val="22"/>
                        <w:szCs w:val="22"/>
                        <w:rtl w:val="0"/>
                        <w:rPrChange w:author="SANDRA PATRICIA HOYOS SEPULVEDA" w:id="1" w:date="2022-04-19T02:57:07Z">
                          <w:rPr>
                            <w:color w:val="000000"/>
                          </w:rPr>
                        </w:rPrChange>
                      </w:rPr>
                      <w:t xml:space="preserve">Que es un política pública</w:t>
                    </w:r>
                  </w:sdtContent>
                </w:sdt>
                <w:commentRangeEnd w:id="11"/>
                <w:r w:rsidDel="00000000" w:rsidR="00000000" w:rsidRPr="00000000">
                  <w:commentReference w:id="11"/>
                </w:r>
                <w:sdt>
                  <w:sdtPr>
                    <w:tag w:val="goog_rdk_448"/>
                  </w:sdtPr>
                  <w:sdtContent>
                    <w:r w:rsidDel="00000000" w:rsidR="00000000" w:rsidRPr="00000000">
                      <w:rPr>
                        <w:rtl w:val="0"/>
                      </w:rPr>
                    </w:r>
                  </w:sdtContent>
                </w:sdt>
              </w:p>
            </w:sdtContent>
          </w:sdt>
          <w:sdt>
            <w:sdtPr>
              <w:tag w:val="goog_rdk_452"/>
            </w:sdtPr>
            <w:sdtContent>
              <w:p w:rsidR="00000000" w:rsidDel="00000000" w:rsidP="00000000" w:rsidRDefault="00000000" w:rsidRPr="00000000" w14:paraId="000000C7">
                <w:pPr>
                  <w:spacing w:after="120" w:lineRule="auto"/>
                  <w:jc w:val="both"/>
                  <w:rPr>
                    <w:rFonts w:ascii="Arial" w:cs="Arial" w:eastAsia="Arial" w:hAnsi="Arial"/>
                    <w:color w:val="000000"/>
                    <w:sz w:val="22"/>
                    <w:szCs w:val="22"/>
                    <w:rPrChange w:author="SANDRA PATRICIA HOYOS SEPULVEDA" w:id="1" w:date="2022-04-19T02:57:07Z">
                      <w:rPr>
                        <w:rFonts w:ascii="Arial" w:cs="Arial" w:eastAsia="Arial" w:hAnsi="Arial"/>
                        <w:color w:val="000000"/>
                        <w:sz w:val="20"/>
                        <w:szCs w:val="20"/>
                      </w:rPr>
                    </w:rPrChange>
                  </w:rPr>
                  <w:pPrChange w:author="SANDRA PATRICIA HOYOS SEPULVEDA" w:id="0" w:date="2022-04-19T02:54:57Z">
                    <w:pPr>
                      <w:spacing w:after="120" w:lineRule="auto"/>
                      <w:jc w:val="center"/>
                    </w:pPr>
                  </w:pPrChange>
                </w:pPr>
                <w:sdt>
                  <w:sdtPr>
                    <w:tag w:val="goog_rdk_450"/>
                  </w:sdtPr>
                  <w:sdtContent>
                    <w:r w:rsidDel="00000000" w:rsidR="00000000" w:rsidRPr="00000000">
                      <w:rPr>
                        <w:rFonts w:ascii="Arial" w:cs="Arial" w:eastAsia="Arial" w:hAnsi="Arial"/>
                        <w:b w:val="0"/>
                        <w:color w:val="000000"/>
                        <w:sz w:val="22"/>
                        <w:szCs w:val="22"/>
                        <w:rtl w:val="0"/>
                        <w:rPrChange w:author="SANDRA PATRICIA HOYOS SEPULVEDA" w:id="1" w:date="2022-04-19T02:57:07Z">
                          <w:rPr>
                            <w:rFonts w:ascii="Arial" w:cs="Arial" w:eastAsia="Arial" w:hAnsi="Arial"/>
                            <w:b w:val="0"/>
                            <w:color w:val="000000"/>
                            <w:sz w:val="20"/>
                            <w:szCs w:val="20"/>
                          </w:rPr>
                        </w:rPrChange>
                      </w:rPr>
                      <w:t xml:space="preserve">En el siguiente video, se explica el concepto de política pública, el tipo de políticas, quiénes son los entes rectores, entre otros aspectos importantes.</w:t>
                    </w:r>
                  </w:sdtContent>
                </w:sdt>
                <w:sdt>
                  <w:sdtPr>
                    <w:tag w:val="goog_rdk_451"/>
                  </w:sdtPr>
                  <w:sdtContent>
                    <w:r w:rsidDel="00000000" w:rsidR="00000000" w:rsidRPr="00000000">
                      <w:rPr>
                        <w:rtl w:val="0"/>
                      </w:rPr>
                    </w:r>
                  </w:sdtContent>
                </w:sdt>
              </w:p>
            </w:sdtContent>
          </w:sdt>
        </w:tc>
      </w:tr>
    </w:tbl>
    <w:sdt>
      <w:sdtPr>
        <w:tag w:val="goog_rdk_454"/>
      </w:sdtPr>
      <w:sdtContent>
        <w:p w:rsidR="00000000" w:rsidDel="00000000" w:rsidP="00000000" w:rsidRDefault="00000000" w:rsidRPr="00000000" w14:paraId="000000C8">
          <w:pPr>
            <w:spacing w:after="240" w:before="240" w:lineRule="auto"/>
            <w:rPr>
              <w:b w:val="1"/>
              <w:color w:val="000000"/>
              <w:rPrChange w:author="SANDRA PATRICIA HOYOS SEPULVEDA" w:id="1" w:date="2022-04-19T02:57:07Z">
                <w:rPr>
                  <w:b w:val="1"/>
                  <w:color w:val="000000"/>
                  <w:sz w:val="20"/>
                  <w:szCs w:val="20"/>
                </w:rPr>
              </w:rPrChange>
            </w:rPr>
          </w:pPr>
          <w:sdt>
            <w:sdtPr>
              <w:tag w:val="goog_rdk_453"/>
            </w:sdtPr>
            <w:sdtContent>
              <w:r w:rsidDel="00000000" w:rsidR="00000000" w:rsidRPr="00000000">
                <w:rPr>
                  <w:rtl w:val="0"/>
                </w:rPr>
              </w:r>
            </w:sdtContent>
          </w:sdt>
        </w:p>
      </w:sdtContent>
    </w:sdt>
    <w:sdt>
      <w:sdtPr>
        <w:tag w:val="goog_rdk_456"/>
      </w:sdtPr>
      <w:sdtContent>
        <w:p w:rsidR="00000000" w:rsidDel="00000000" w:rsidP="00000000" w:rsidRDefault="00000000" w:rsidRPr="00000000" w14:paraId="000000C9">
          <w:pPr>
            <w:spacing w:after="240" w:before="240" w:lineRule="auto"/>
            <w:rPr>
              <w:b w:val="1"/>
              <w:color w:val="000000"/>
              <w:rPrChange w:author="SANDRA PATRICIA HOYOS SEPULVEDA" w:id="1" w:date="2022-04-19T02:57:07Z">
                <w:rPr>
                  <w:b w:val="1"/>
                  <w:color w:val="000000"/>
                  <w:sz w:val="20"/>
                  <w:szCs w:val="20"/>
                </w:rPr>
              </w:rPrChange>
            </w:rPr>
          </w:pPr>
          <w:sdt>
            <w:sdtPr>
              <w:tag w:val="goog_rdk_455"/>
            </w:sdtPr>
            <w:sdtContent>
              <w:r w:rsidDel="00000000" w:rsidR="00000000" w:rsidRPr="00000000">
                <w:rPr>
                  <w:b w:val="1"/>
                  <w:color w:val="000000"/>
                  <w:rtl w:val="0"/>
                  <w:rPrChange w:author="SANDRA PATRICIA HOYOS SEPULVEDA" w:id="1" w:date="2022-04-19T02:57:07Z">
                    <w:rPr>
                      <w:b w:val="1"/>
                      <w:color w:val="000000"/>
                      <w:sz w:val="20"/>
                      <w:szCs w:val="20"/>
                    </w:rPr>
                  </w:rPrChange>
                </w:rPr>
                <w:t xml:space="preserve">1.3. Por entorno</w:t>
              </w:r>
            </w:sdtContent>
          </w:sdt>
        </w:p>
      </w:sdtContent>
    </w:sdt>
    <w:sdt>
      <w:sdtPr>
        <w:tag w:val="goog_rdk_458"/>
      </w:sdtPr>
      <w:sdtContent>
        <w:p w:rsidR="00000000" w:rsidDel="00000000" w:rsidP="00000000" w:rsidRDefault="00000000" w:rsidRPr="00000000" w14:paraId="000000CA">
          <w:pPr>
            <w:spacing w:after="240" w:before="240" w:lineRule="auto"/>
            <w:jc w:val="both"/>
            <w:rPr>
              <w:color w:val="000000"/>
              <w:rPrChange w:author="SANDRA PATRICIA HOYOS SEPULVEDA" w:id="1" w:date="2022-04-19T02:57:07Z">
                <w:rPr>
                  <w:color w:val="000000"/>
                  <w:sz w:val="20"/>
                  <w:szCs w:val="20"/>
                </w:rPr>
              </w:rPrChange>
            </w:rPr>
            <w:pPrChange w:author="SANDRA PATRICIA HOYOS SEPULVEDA" w:id="0" w:date="2022-04-19T02:55:05Z">
              <w:pPr>
                <w:spacing w:after="240" w:before="240" w:lineRule="auto"/>
              </w:pPr>
            </w:pPrChange>
          </w:pPr>
          <w:sdt>
            <w:sdtPr>
              <w:tag w:val="goog_rdk_457"/>
            </w:sdtPr>
            <w:sdtContent>
              <w:r w:rsidDel="00000000" w:rsidR="00000000" w:rsidRPr="00000000">
                <w:rPr>
                  <w:color w:val="000000"/>
                  <w:rtl w:val="0"/>
                  <w:rPrChange w:author="SANDRA PATRICIA HOYOS SEPULVEDA" w:id="1" w:date="2022-04-19T02:57:07Z">
                    <w:rPr>
                      <w:color w:val="000000"/>
                      <w:sz w:val="20"/>
                      <w:szCs w:val="20"/>
                    </w:rPr>
                  </w:rPrChange>
                </w:rPr>
                <w:t xml:space="preserve">Como se ha venido mencionando nuestro modelo de salud nos lleva a analizar los determinantes de la salud ya mencionados y los entornos en los que se puede gestar el proceso salud-enfermedad de un individuo, su familia y su comunidad. </w:t>
              </w:r>
            </w:sdtContent>
          </w:sdt>
        </w:p>
      </w:sdtContent>
    </w:sdt>
    <w:sdt>
      <w:sdtPr>
        <w:tag w:val="goog_rdk_460"/>
      </w:sdtPr>
      <w:sdtContent>
        <w:p w:rsidR="00000000" w:rsidDel="00000000" w:rsidP="00000000" w:rsidRDefault="00000000" w:rsidRPr="00000000" w14:paraId="000000CB">
          <w:pPr>
            <w:spacing w:after="240" w:before="240" w:lineRule="auto"/>
            <w:jc w:val="both"/>
            <w:rPr>
              <w:color w:val="000000"/>
              <w:rPrChange w:author="SANDRA PATRICIA HOYOS SEPULVEDA" w:id="1" w:date="2022-04-19T02:57:07Z">
                <w:rPr>
                  <w:color w:val="000000"/>
                  <w:sz w:val="20"/>
                  <w:szCs w:val="20"/>
                </w:rPr>
              </w:rPrChange>
            </w:rPr>
            <w:pPrChange w:author="SANDRA PATRICIA HOYOS SEPULVEDA" w:id="0" w:date="2022-04-19T02:55:05Z">
              <w:pPr>
                <w:spacing w:after="240" w:before="240" w:lineRule="auto"/>
              </w:pPr>
            </w:pPrChange>
          </w:pPr>
          <w:sdt>
            <w:sdtPr>
              <w:tag w:val="goog_rdk_459"/>
            </w:sdtPr>
            <w:sdtContent>
              <w:r w:rsidDel="00000000" w:rsidR="00000000" w:rsidRPr="00000000">
                <w:rPr>
                  <w:color w:val="000000"/>
                  <w:rtl w:val="0"/>
                  <w:rPrChange w:author="SANDRA PATRICIA HOYOS SEPULVEDA" w:id="1" w:date="2022-04-19T02:57:07Z">
                    <w:rPr>
                      <w:color w:val="000000"/>
                      <w:sz w:val="20"/>
                      <w:szCs w:val="20"/>
                    </w:rPr>
                  </w:rPrChange>
                </w:rPr>
                <w:t xml:space="preserve">Es así como nuestra principal política nacional que es El Plan Decenal de Salud Pública define los entornos; para esto en el año 2006 se promulga la “Política pública de entornos saludables” donde se encuentran articulados el Ministerio de la Protección Social, el Ministerio de Educación Nacional, el Ministerio de Ambiente, Vivienda y Desarrollo Territorial, la Agencia Presidencial para la Acción Social y la Cooperación Internacional, el SENA y la OPS/OMS, quienes acordaron establecer una Agenda de Cooperación Interinstitucional para avanzar en el desarrollo de la EES, dirigida al mejoramiento de las condiciones de vida de la población más vulnerable, integrando para ello diversas acciones interinstitucionales que se consideran relevantes en el proceso salud-enfermedad.</w:t>
              </w:r>
            </w:sdtContent>
          </w:sdt>
        </w:p>
      </w:sdtContent>
    </w:sdt>
    <w:sdt>
      <w:sdtPr>
        <w:tag w:val="goog_rdk_462"/>
      </w:sdtPr>
      <w:sdtContent>
        <w:p w:rsidR="00000000" w:rsidDel="00000000" w:rsidP="00000000" w:rsidRDefault="00000000" w:rsidRPr="00000000" w14:paraId="000000CC">
          <w:pPr>
            <w:spacing w:after="240" w:before="240" w:lineRule="auto"/>
            <w:jc w:val="both"/>
            <w:rPr>
              <w:color w:val="000000"/>
              <w:rPrChange w:author="SANDRA PATRICIA HOYOS SEPULVEDA" w:id="1" w:date="2022-04-19T02:57:07Z">
                <w:rPr>
                  <w:color w:val="000000"/>
                  <w:sz w:val="20"/>
                  <w:szCs w:val="20"/>
                </w:rPr>
              </w:rPrChange>
            </w:rPr>
            <w:pPrChange w:author="SANDRA PATRICIA HOYOS SEPULVEDA" w:id="0" w:date="2022-04-19T02:55:05Z">
              <w:pPr>
                <w:spacing w:after="240" w:before="240" w:lineRule="auto"/>
              </w:pPr>
            </w:pPrChange>
          </w:pPr>
          <w:sdt>
            <w:sdtPr>
              <w:tag w:val="goog_rdk_461"/>
            </w:sdtPr>
            <w:sdtContent>
              <w:r w:rsidDel="00000000" w:rsidR="00000000" w:rsidRPr="00000000">
                <w:rPr>
                  <w:color w:val="000000"/>
                  <w:rtl w:val="0"/>
                  <w:rPrChange w:author="SANDRA PATRICIA HOYOS SEPULVEDA" w:id="1" w:date="2022-04-19T02:57:07Z">
                    <w:rPr>
                      <w:color w:val="000000"/>
                      <w:sz w:val="20"/>
                      <w:szCs w:val="20"/>
                    </w:rPr>
                  </w:rPrChange>
                </w:rPr>
                <w:t xml:space="preserve">Para cada entorno se han venido promulgando políticas, algunas específicas y otras transversales, las cuales se resumen así:</w:t>
              </w:r>
            </w:sdtContent>
          </w:sdt>
        </w:p>
      </w:sdtContent>
    </w:sdt>
    <w:sdt>
      <w:sdtPr>
        <w:tag w:val="goog_rdk_464"/>
      </w:sdtPr>
      <w:sdtContent>
        <w:p w:rsidR="00000000" w:rsidDel="00000000" w:rsidP="00000000" w:rsidRDefault="00000000" w:rsidRPr="00000000" w14:paraId="000000CD">
          <w:pPr>
            <w:spacing w:after="120" w:lineRule="auto"/>
            <w:rPr>
              <w:color w:val="000000"/>
              <w:rPrChange w:author="SANDRA PATRICIA HOYOS SEPULVEDA" w:id="1" w:date="2022-04-19T02:57:07Z">
                <w:rPr>
                  <w:color w:val="000000"/>
                  <w:sz w:val="20"/>
                  <w:szCs w:val="20"/>
                </w:rPr>
              </w:rPrChange>
            </w:rPr>
          </w:pPr>
          <w:sdt>
            <w:sdtPr>
              <w:tag w:val="goog_rdk_463"/>
            </w:sdtPr>
            <w:sdtContent>
              <w:r w:rsidDel="00000000" w:rsidR="00000000" w:rsidRPr="00000000">
                <w:rPr>
                  <w:rtl w:val="0"/>
                </w:rPr>
              </w:r>
            </w:sdtContent>
          </w:sdt>
        </w:p>
      </w:sdtContent>
    </w:sdt>
    <w:tbl>
      <w:tblPr>
        <w:tblStyle w:val="Table12"/>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sdt>
            <w:sdtPr>
              <w:tag w:val="goog_rdk_466"/>
            </w:sdtPr>
            <w:sdtContent>
              <w:p w:rsidR="00000000" w:rsidDel="00000000" w:rsidP="00000000" w:rsidRDefault="00000000" w:rsidRPr="00000000" w14:paraId="000000CE">
                <w:pPr>
                  <w:spacing w:after="120" w:lineRule="auto"/>
                  <w:ind w:left="283" w:firstLine="0"/>
                  <w:jc w:val="center"/>
                  <w:rPr>
                    <w:rFonts w:ascii="Arial" w:cs="Arial" w:eastAsia="Arial" w:hAnsi="Arial"/>
                    <w:color w:val="000000"/>
                    <w:sz w:val="22"/>
                    <w:szCs w:val="22"/>
                    <w:rPrChange w:author="SANDRA PATRICIA HOYOS SEPULVEDA" w:id="1" w:date="2022-04-19T02:57:07Z">
                      <w:rPr>
                        <w:rFonts w:ascii="Arial" w:cs="Arial" w:eastAsia="Arial" w:hAnsi="Arial"/>
                        <w:color w:val="000000"/>
                        <w:sz w:val="20"/>
                        <w:szCs w:val="20"/>
                      </w:rPr>
                    </w:rPrChange>
                  </w:rPr>
                </w:pPr>
                <w:sdt>
                  <w:sdtPr>
                    <w:tag w:val="goog_rdk_465"/>
                  </w:sdtPr>
                  <w:sdtContent>
                    <w:r w:rsidDel="00000000" w:rsidR="00000000" w:rsidRPr="00000000">
                      <w:rPr>
                        <w:rtl w:val="0"/>
                      </w:rPr>
                    </w:r>
                  </w:sdtContent>
                </w:sdt>
              </w:p>
            </w:sdtContent>
          </w:sdt>
          <w:sdt>
            <w:sdtPr>
              <w:tag w:val="goog_rdk_468"/>
            </w:sdtPr>
            <w:sdtContent>
              <w:p w:rsidR="00000000" w:rsidDel="00000000" w:rsidP="00000000" w:rsidRDefault="00000000" w:rsidRPr="00000000" w14:paraId="000000CF">
                <w:pPr>
                  <w:spacing w:after="120" w:lineRule="auto"/>
                  <w:ind w:left="283" w:firstLine="0"/>
                  <w:jc w:val="center"/>
                  <w:rPr>
                    <w:rFonts w:ascii="Arial" w:cs="Arial" w:eastAsia="Arial" w:hAnsi="Arial"/>
                    <w:color w:val="000000"/>
                    <w:sz w:val="22"/>
                    <w:szCs w:val="22"/>
                    <w:rPrChange w:author="SANDRA PATRICIA HOYOS SEPULVEDA" w:id="1" w:date="2022-04-19T02:57:07Z">
                      <w:rPr>
                        <w:rFonts w:ascii="Arial" w:cs="Arial" w:eastAsia="Arial" w:hAnsi="Arial"/>
                        <w:color w:val="000000"/>
                        <w:sz w:val="20"/>
                        <w:szCs w:val="20"/>
                      </w:rPr>
                    </w:rPrChange>
                  </w:rPr>
                </w:pPr>
                <w:sdt>
                  <w:sdtPr>
                    <w:tag w:val="goog_rdk_467"/>
                  </w:sdtPr>
                  <w:sdtContent>
                    <w:r w:rsidDel="00000000" w:rsidR="00000000" w:rsidRPr="00000000">
                      <w:rPr>
                        <w:rFonts w:ascii="Arial" w:cs="Arial" w:eastAsia="Arial" w:hAnsi="Arial"/>
                        <w:color w:val="000000"/>
                        <w:sz w:val="22"/>
                        <w:szCs w:val="22"/>
                        <w:rtl w:val="0"/>
                        <w:rPrChange w:author="SANDRA PATRICIA HOYOS SEPULVEDA" w:id="1" w:date="2022-04-19T02:57:07Z">
                          <w:rPr>
                            <w:rFonts w:ascii="Arial" w:cs="Arial" w:eastAsia="Arial" w:hAnsi="Arial"/>
                            <w:color w:val="000000"/>
                            <w:sz w:val="20"/>
                            <w:szCs w:val="20"/>
                          </w:rPr>
                        </w:rPrChange>
                      </w:rPr>
                      <w:t xml:space="preserve">Tarjetas</w:t>
                    </w:r>
                  </w:sdtContent>
                </w:sdt>
              </w:p>
            </w:sdtContent>
          </w:sdt>
          <w:sdt>
            <w:sdtPr>
              <w:tag w:val="goog_rdk_472"/>
            </w:sdtPr>
            <w:sdtContent>
              <w:p w:rsidR="00000000" w:rsidDel="00000000" w:rsidP="00000000" w:rsidRDefault="00000000" w:rsidRPr="00000000" w14:paraId="000000D0">
                <w:pPr>
                  <w:spacing w:after="120" w:lineRule="auto"/>
                  <w:jc w:val="center"/>
                  <w:rPr>
                    <w:rFonts w:ascii="Arial" w:cs="Arial" w:eastAsia="Arial" w:hAnsi="Arial"/>
                    <w:color w:val="000000"/>
                    <w:sz w:val="22"/>
                    <w:szCs w:val="22"/>
                    <w:rPrChange w:author="SANDRA PATRICIA HOYOS SEPULVEDA" w:id="1" w:date="2022-04-19T02:57:07Z">
                      <w:rPr>
                        <w:rFonts w:ascii="Arial" w:cs="Arial" w:eastAsia="Arial" w:hAnsi="Arial"/>
                        <w:color w:val="000000"/>
                        <w:sz w:val="20"/>
                        <w:szCs w:val="20"/>
                      </w:rPr>
                    </w:rPrChange>
                  </w:rPr>
                </w:pPr>
                <w:sdt>
                  <w:sdtPr>
                    <w:tag w:val="goog_rdk_469"/>
                  </w:sdtPr>
                  <w:sdtContent>
                    <w:commentRangeStart w:id="12"/>
                  </w:sdtContent>
                </w:sdt>
                <w:sdt>
                  <w:sdtPr>
                    <w:tag w:val="goog_rdk_470"/>
                  </w:sdtPr>
                  <w:sdtContent>
                    <w:r w:rsidDel="00000000" w:rsidR="00000000" w:rsidRPr="00000000">
                      <w:rPr>
                        <w:rFonts w:ascii="Arial" w:cs="Arial" w:eastAsia="Arial" w:hAnsi="Arial"/>
                        <w:color w:val="000000"/>
                        <w:sz w:val="22"/>
                        <w:szCs w:val="22"/>
                        <w:rtl w:val="0"/>
                        <w:rPrChange w:author="SANDRA PATRICIA HOYOS SEPULVEDA" w:id="1" w:date="2022-04-19T02:57:07Z">
                          <w:rPr>
                            <w:rFonts w:ascii="Arial" w:cs="Arial" w:eastAsia="Arial" w:hAnsi="Arial"/>
                            <w:color w:val="000000"/>
                            <w:sz w:val="20"/>
                            <w:szCs w:val="20"/>
                          </w:rPr>
                        </w:rPrChange>
                      </w:rPr>
                      <w:t xml:space="preserve">CF001_1_3_entornos</w:t>
                    </w:r>
                  </w:sdtContent>
                </w:sdt>
                <w:commentRangeEnd w:id="12"/>
                <w:r w:rsidDel="00000000" w:rsidR="00000000" w:rsidRPr="00000000">
                  <w:commentReference w:id="12"/>
                </w:r>
                <w:sdt>
                  <w:sdtPr>
                    <w:tag w:val="goog_rdk_471"/>
                  </w:sdtPr>
                  <w:sdtContent>
                    <w:r w:rsidDel="00000000" w:rsidR="00000000" w:rsidRPr="00000000">
                      <w:rPr>
                        <w:rtl w:val="0"/>
                      </w:rPr>
                    </w:r>
                  </w:sdtContent>
                </w:sdt>
              </w:p>
            </w:sdtContent>
          </w:sdt>
          <w:sdt>
            <w:sdtPr>
              <w:tag w:val="goog_rdk_474"/>
            </w:sdtPr>
            <w:sdtContent>
              <w:p w:rsidR="00000000" w:rsidDel="00000000" w:rsidP="00000000" w:rsidRDefault="00000000" w:rsidRPr="00000000" w14:paraId="000000D1">
                <w:pPr>
                  <w:spacing w:after="120" w:lineRule="auto"/>
                  <w:jc w:val="center"/>
                  <w:rPr>
                    <w:rFonts w:ascii="Arial" w:cs="Arial" w:eastAsia="Arial" w:hAnsi="Arial"/>
                    <w:color w:val="000000"/>
                    <w:sz w:val="22"/>
                    <w:szCs w:val="22"/>
                    <w:rPrChange w:author="SANDRA PATRICIA HOYOS SEPULVEDA" w:id="1" w:date="2022-04-19T02:57:07Z">
                      <w:rPr>
                        <w:rFonts w:ascii="Arial" w:cs="Arial" w:eastAsia="Arial" w:hAnsi="Arial"/>
                        <w:color w:val="000000"/>
                        <w:sz w:val="20"/>
                        <w:szCs w:val="20"/>
                      </w:rPr>
                    </w:rPrChange>
                  </w:rPr>
                </w:pPr>
                <w:sdt>
                  <w:sdtPr>
                    <w:tag w:val="goog_rdk_473"/>
                  </w:sdtPr>
                  <w:sdtContent>
                    <w:r w:rsidDel="00000000" w:rsidR="00000000" w:rsidRPr="00000000">
                      <w:rPr>
                        <w:rtl w:val="0"/>
                      </w:rPr>
                    </w:r>
                  </w:sdtContent>
                </w:sdt>
              </w:p>
            </w:sdtContent>
          </w:sdt>
        </w:tc>
      </w:tr>
    </w:tbl>
    <w:sdt>
      <w:sdtPr>
        <w:tag w:val="goog_rdk_476"/>
      </w:sdtPr>
      <w:sdtContent>
        <w:p w:rsidR="00000000" w:rsidDel="00000000" w:rsidP="00000000" w:rsidRDefault="00000000" w:rsidRPr="00000000" w14:paraId="000000D2">
          <w:pPr>
            <w:spacing w:after="240" w:before="240" w:lineRule="auto"/>
            <w:rPr>
              <w:color w:val="000000"/>
              <w:rPrChange w:author="SANDRA PATRICIA HOYOS SEPULVEDA" w:id="1" w:date="2022-04-19T02:57:07Z">
                <w:rPr>
                  <w:color w:val="000000"/>
                  <w:sz w:val="20"/>
                  <w:szCs w:val="20"/>
                </w:rPr>
              </w:rPrChange>
            </w:rPr>
          </w:pPr>
          <w:sdt>
            <w:sdtPr>
              <w:tag w:val="goog_rdk_475"/>
            </w:sdtPr>
            <w:sdtContent>
              <w:r w:rsidDel="00000000" w:rsidR="00000000" w:rsidRPr="00000000">
                <w:rPr>
                  <w:rtl w:val="0"/>
                </w:rPr>
              </w:r>
            </w:sdtContent>
          </w:sdt>
        </w:p>
      </w:sdtContent>
    </w:sdt>
    <w:sdt>
      <w:sdtPr>
        <w:tag w:val="goog_rdk_478"/>
      </w:sdtPr>
      <w:sdtContent>
        <w:p w:rsidR="00000000" w:rsidDel="00000000" w:rsidP="00000000" w:rsidRDefault="00000000" w:rsidRPr="00000000" w14:paraId="000000D3">
          <w:pPr>
            <w:spacing w:after="160" w:before="240" w:lineRule="auto"/>
            <w:rPr>
              <w:b w:val="1"/>
              <w:color w:val="000000"/>
              <w:rPrChange w:author="SANDRA PATRICIA HOYOS SEPULVEDA" w:id="1" w:date="2022-04-19T02:57:07Z">
                <w:rPr>
                  <w:b w:val="1"/>
                  <w:color w:val="000000"/>
                  <w:sz w:val="20"/>
                  <w:szCs w:val="20"/>
                </w:rPr>
              </w:rPrChange>
            </w:rPr>
          </w:pPr>
          <w:sdt>
            <w:sdtPr>
              <w:tag w:val="goog_rdk_477"/>
            </w:sdtPr>
            <w:sdtContent>
              <w:r w:rsidDel="00000000" w:rsidR="00000000" w:rsidRPr="00000000">
                <w:rPr>
                  <w:b w:val="1"/>
                  <w:color w:val="000000"/>
                  <w:rtl w:val="0"/>
                  <w:rPrChange w:author="SANDRA PATRICIA HOYOS SEPULVEDA" w:id="1" w:date="2022-04-19T02:57:07Z">
                    <w:rPr>
                      <w:b w:val="1"/>
                      <w:color w:val="000000"/>
                      <w:sz w:val="20"/>
                      <w:szCs w:val="20"/>
                    </w:rPr>
                  </w:rPrChange>
                </w:rPr>
                <w:t xml:space="preserve">2. Lineamiento de entornos saludables</w:t>
              </w:r>
            </w:sdtContent>
          </w:sdt>
        </w:p>
      </w:sdtContent>
    </w:sdt>
    <w:sdt>
      <w:sdtPr>
        <w:tag w:val="goog_rdk_480"/>
      </w:sdtPr>
      <w:sdtContent>
        <w:p w:rsidR="00000000" w:rsidDel="00000000" w:rsidP="00000000" w:rsidRDefault="00000000" w:rsidRPr="00000000" w14:paraId="000000D4">
          <w:pPr>
            <w:spacing w:after="120" w:lineRule="auto"/>
            <w:jc w:val="both"/>
            <w:rPr>
              <w:color w:val="000000"/>
              <w:rPrChange w:author="SANDRA PATRICIA HOYOS SEPULVEDA" w:id="1" w:date="2022-04-19T02:57:07Z">
                <w:rPr>
                  <w:color w:val="000000"/>
                  <w:sz w:val="20"/>
                  <w:szCs w:val="20"/>
                </w:rPr>
              </w:rPrChange>
            </w:rPr>
          </w:pPr>
          <w:sdt>
            <w:sdtPr>
              <w:tag w:val="goog_rdk_479"/>
            </w:sdtPr>
            <w:sdtContent>
              <w:r w:rsidDel="00000000" w:rsidR="00000000" w:rsidRPr="00000000">
                <w:rPr>
                  <w:color w:val="000000"/>
                  <w:rtl w:val="0"/>
                  <w:rPrChange w:author="SANDRA PATRICIA HOYOS SEPULVEDA" w:id="1" w:date="2022-04-19T02:57:07Z">
                    <w:rPr>
                      <w:color w:val="000000"/>
                      <w:sz w:val="20"/>
                      <w:szCs w:val="20"/>
                    </w:rPr>
                  </w:rPrChange>
                </w:rPr>
                <w:t xml:space="preserve">¿Qué son? ¿Cuál es su propósito? ¿Quiénes participan? Estas y otras respuestas podrá conocerlas a continuación, donde se presenta una breve explicación del Lineamiento Nacional de Entornos Saludables LNES:</w:t>
              </w:r>
            </w:sdtContent>
          </w:sdt>
        </w:p>
      </w:sdtContent>
    </w:sdt>
    <w:sdt>
      <w:sdtPr>
        <w:tag w:val="goog_rdk_482"/>
      </w:sdtPr>
      <w:sdtContent>
        <w:p w:rsidR="00000000" w:rsidDel="00000000" w:rsidP="00000000" w:rsidRDefault="00000000" w:rsidRPr="00000000" w14:paraId="000000D5">
          <w:pPr>
            <w:spacing w:after="120" w:lineRule="auto"/>
            <w:rPr>
              <w:color w:val="231f20"/>
              <w:rPrChange w:author="SANDRA PATRICIA HOYOS SEPULVEDA" w:id="1" w:date="2022-04-19T02:57:07Z">
                <w:rPr>
                  <w:color w:val="231f20"/>
                  <w:sz w:val="20"/>
                  <w:szCs w:val="20"/>
                </w:rPr>
              </w:rPrChange>
            </w:rPr>
          </w:pPr>
          <w:sdt>
            <w:sdtPr>
              <w:tag w:val="goog_rdk_481"/>
            </w:sdtPr>
            <w:sdtContent>
              <w:r w:rsidDel="00000000" w:rsidR="00000000" w:rsidRPr="00000000">
                <w:rPr>
                  <w:rtl w:val="0"/>
                </w:rPr>
              </w:r>
            </w:sdtContent>
          </w:sdt>
        </w:p>
      </w:sdtContent>
    </w:sdt>
    <w:tbl>
      <w:tblPr>
        <w:tblStyle w:val="Table13"/>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sdt>
            <w:sdtPr>
              <w:tag w:val="goog_rdk_484"/>
            </w:sdtPr>
            <w:sdtContent>
              <w:p w:rsidR="00000000" w:rsidDel="00000000" w:rsidP="00000000" w:rsidRDefault="00000000" w:rsidRPr="00000000" w14:paraId="000000D6">
                <w:pPr>
                  <w:spacing w:after="120" w:lineRule="auto"/>
                  <w:ind w:left="283" w:firstLine="0"/>
                  <w:jc w:val="center"/>
                  <w:rPr>
                    <w:rFonts w:ascii="Arial" w:cs="Arial" w:eastAsia="Arial" w:hAnsi="Arial"/>
                    <w:color w:val="ffffff"/>
                    <w:sz w:val="22"/>
                    <w:szCs w:val="22"/>
                    <w:rPrChange w:author="SANDRA PATRICIA HOYOS SEPULVEDA" w:id="1" w:date="2022-04-19T02:57:07Z">
                      <w:rPr>
                        <w:rFonts w:ascii="Arial" w:cs="Arial" w:eastAsia="Arial" w:hAnsi="Arial"/>
                        <w:color w:val="ffffff"/>
                        <w:sz w:val="20"/>
                        <w:szCs w:val="20"/>
                      </w:rPr>
                    </w:rPrChange>
                  </w:rPr>
                </w:pPr>
                <w:sdt>
                  <w:sdtPr>
                    <w:tag w:val="goog_rdk_483"/>
                  </w:sdtPr>
                  <w:sdtContent>
                    <w:r w:rsidDel="00000000" w:rsidR="00000000" w:rsidRPr="00000000">
                      <w:rPr>
                        <w:rtl w:val="0"/>
                      </w:rPr>
                    </w:r>
                  </w:sdtContent>
                </w:sdt>
              </w:p>
            </w:sdtContent>
          </w:sdt>
          <w:sdt>
            <w:sdtPr>
              <w:tag w:val="goog_rdk_486"/>
            </w:sdtPr>
            <w:sdtContent>
              <w:p w:rsidR="00000000" w:rsidDel="00000000" w:rsidP="00000000" w:rsidRDefault="00000000" w:rsidRPr="00000000" w14:paraId="000000D7">
                <w:pPr>
                  <w:spacing w:after="120" w:lineRule="auto"/>
                  <w:ind w:left="283" w:firstLine="0"/>
                  <w:jc w:val="center"/>
                  <w:rPr>
                    <w:rFonts w:ascii="Arial" w:cs="Arial" w:eastAsia="Arial" w:hAnsi="Arial"/>
                    <w:color w:val="ffffff"/>
                    <w:sz w:val="22"/>
                    <w:szCs w:val="22"/>
                    <w:rPrChange w:author="SANDRA PATRICIA HOYOS SEPULVEDA" w:id="1" w:date="2022-04-19T02:57:07Z">
                      <w:rPr>
                        <w:rFonts w:ascii="Arial" w:cs="Arial" w:eastAsia="Arial" w:hAnsi="Arial"/>
                        <w:color w:val="ffffff"/>
                        <w:sz w:val="20"/>
                        <w:szCs w:val="20"/>
                      </w:rPr>
                    </w:rPrChange>
                  </w:rPr>
                </w:pPr>
                <w:sdt>
                  <w:sdtPr>
                    <w:tag w:val="goog_rdk_485"/>
                  </w:sdtPr>
                  <w:sdtContent>
                    <w:r w:rsidDel="00000000" w:rsidR="00000000" w:rsidRPr="00000000">
                      <w:rPr>
                        <w:rFonts w:ascii="Arial" w:cs="Arial" w:eastAsia="Arial" w:hAnsi="Arial"/>
                        <w:color w:val="ffffff"/>
                        <w:sz w:val="22"/>
                        <w:szCs w:val="22"/>
                        <w:rtl w:val="0"/>
                        <w:rPrChange w:author="SANDRA PATRICIA HOYOS SEPULVEDA" w:id="1" w:date="2022-04-19T02:57:07Z">
                          <w:rPr>
                            <w:rFonts w:ascii="Arial" w:cs="Arial" w:eastAsia="Arial" w:hAnsi="Arial"/>
                            <w:color w:val="ffffff"/>
                            <w:sz w:val="20"/>
                            <w:szCs w:val="20"/>
                          </w:rPr>
                        </w:rPrChange>
                      </w:rPr>
                      <w:t xml:space="preserve">Motion graphics</w:t>
                    </w:r>
                  </w:sdtContent>
                </w:sdt>
              </w:p>
            </w:sdtContent>
          </w:sdt>
          <w:sdt>
            <w:sdtPr>
              <w:tag w:val="goog_rdk_490"/>
            </w:sdtPr>
            <w:sdtContent>
              <w:p w:rsidR="00000000" w:rsidDel="00000000" w:rsidP="00000000" w:rsidRDefault="00000000" w:rsidRPr="00000000" w14:paraId="000000D8">
                <w:pPr>
                  <w:spacing w:after="120" w:lineRule="auto"/>
                  <w:jc w:val="center"/>
                  <w:rPr>
                    <w:rFonts w:ascii="Arial" w:cs="Arial" w:eastAsia="Arial" w:hAnsi="Arial"/>
                    <w:color w:val="ffffff"/>
                    <w:sz w:val="22"/>
                    <w:szCs w:val="22"/>
                    <w:rPrChange w:author="SANDRA PATRICIA HOYOS SEPULVEDA" w:id="1" w:date="2022-04-19T02:57:07Z">
                      <w:rPr>
                        <w:rFonts w:ascii="Arial" w:cs="Arial" w:eastAsia="Arial" w:hAnsi="Arial"/>
                        <w:color w:val="ffffff"/>
                        <w:sz w:val="20"/>
                        <w:szCs w:val="20"/>
                      </w:rPr>
                    </w:rPrChange>
                  </w:rPr>
                </w:pPr>
                <w:sdt>
                  <w:sdtPr>
                    <w:tag w:val="goog_rdk_487"/>
                  </w:sdtPr>
                  <w:sdtContent>
                    <w:commentRangeStart w:id="13"/>
                  </w:sdtContent>
                </w:sdt>
                <w:sdt>
                  <w:sdtPr>
                    <w:tag w:val="goog_rdk_488"/>
                  </w:sdtPr>
                  <w:sdtContent>
                    <w:r w:rsidDel="00000000" w:rsidR="00000000" w:rsidRPr="00000000">
                      <w:rPr>
                        <w:rFonts w:ascii="Arial" w:cs="Arial" w:eastAsia="Arial" w:hAnsi="Arial"/>
                        <w:color w:val="ffffff"/>
                        <w:sz w:val="22"/>
                        <w:szCs w:val="22"/>
                        <w:rtl w:val="0"/>
                        <w:rPrChange w:author="SANDRA PATRICIA HOYOS SEPULVEDA" w:id="1" w:date="2022-04-19T02:57:07Z">
                          <w:rPr>
                            <w:rFonts w:ascii="Arial" w:cs="Arial" w:eastAsia="Arial" w:hAnsi="Arial"/>
                            <w:color w:val="ffffff"/>
                            <w:sz w:val="20"/>
                            <w:szCs w:val="20"/>
                          </w:rPr>
                        </w:rPrChange>
                      </w:rPr>
                      <w:t xml:space="preserve">CF001_2_Entornos_saludables</w:t>
                    </w:r>
                  </w:sdtContent>
                </w:sdt>
                <w:commentRangeEnd w:id="13"/>
                <w:r w:rsidDel="00000000" w:rsidR="00000000" w:rsidRPr="00000000">
                  <w:commentReference w:id="13"/>
                </w:r>
                <w:sdt>
                  <w:sdtPr>
                    <w:tag w:val="goog_rdk_489"/>
                  </w:sdtPr>
                  <w:sdtContent>
                    <w:r w:rsidDel="00000000" w:rsidR="00000000" w:rsidRPr="00000000">
                      <w:rPr>
                        <w:rtl w:val="0"/>
                      </w:rPr>
                    </w:r>
                  </w:sdtContent>
                </w:sdt>
              </w:p>
            </w:sdtContent>
          </w:sdt>
          <w:sdt>
            <w:sdtPr>
              <w:tag w:val="goog_rdk_492"/>
            </w:sdtPr>
            <w:sdtContent>
              <w:p w:rsidR="00000000" w:rsidDel="00000000" w:rsidP="00000000" w:rsidRDefault="00000000" w:rsidRPr="00000000" w14:paraId="000000D9">
                <w:pPr>
                  <w:spacing w:after="120" w:lineRule="auto"/>
                  <w:jc w:val="center"/>
                  <w:rPr>
                    <w:rFonts w:ascii="Arial" w:cs="Arial" w:eastAsia="Arial" w:hAnsi="Arial"/>
                    <w:color w:val="231f20"/>
                    <w:sz w:val="22"/>
                    <w:szCs w:val="22"/>
                    <w:rPrChange w:author="SANDRA PATRICIA HOYOS SEPULVEDA" w:id="1" w:date="2022-04-19T02:57:07Z">
                      <w:rPr>
                        <w:rFonts w:ascii="Arial" w:cs="Arial" w:eastAsia="Arial" w:hAnsi="Arial"/>
                        <w:color w:val="231f20"/>
                        <w:sz w:val="20"/>
                        <w:szCs w:val="20"/>
                      </w:rPr>
                    </w:rPrChange>
                  </w:rPr>
                </w:pPr>
                <w:sdt>
                  <w:sdtPr>
                    <w:tag w:val="goog_rdk_491"/>
                  </w:sdtPr>
                  <w:sdtContent>
                    <w:r w:rsidDel="00000000" w:rsidR="00000000" w:rsidRPr="00000000">
                      <w:rPr>
                        <w:rtl w:val="0"/>
                      </w:rPr>
                    </w:r>
                  </w:sdtContent>
                </w:sdt>
              </w:p>
            </w:sdtContent>
          </w:sdt>
        </w:tc>
      </w:tr>
    </w:tbl>
    <w:sdt>
      <w:sdtPr>
        <w:tag w:val="goog_rdk_494"/>
      </w:sdtPr>
      <w:sdtContent>
        <w:p w:rsidR="00000000" w:rsidDel="00000000" w:rsidP="00000000" w:rsidRDefault="00000000" w:rsidRPr="00000000" w14:paraId="000000DA">
          <w:pPr>
            <w:spacing w:after="120" w:lineRule="auto"/>
            <w:jc w:val="both"/>
            <w:rPr>
              <w:color w:val="231f20"/>
              <w:rPrChange w:author="SANDRA PATRICIA HOYOS SEPULVEDA" w:id="1" w:date="2022-04-19T02:57:07Z">
                <w:rPr>
                  <w:color w:val="231f20"/>
                  <w:sz w:val="20"/>
                  <w:szCs w:val="20"/>
                </w:rPr>
              </w:rPrChange>
            </w:rPr>
          </w:pPr>
          <w:sdt>
            <w:sdtPr>
              <w:tag w:val="goog_rdk_493"/>
            </w:sdtPr>
            <w:sdtContent>
              <w:r w:rsidDel="00000000" w:rsidR="00000000" w:rsidRPr="00000000">
                <w:rPr>
                  <w:rtl w:val="0"/>
                </w:rPr>
              </w:r>
            </w:sdtContent>
          </w:sdt>
        </w:p>
      </w:sdtContent>
    </w:sdt>
    <w:sdt>
      <w:sdtPr>
        <w:tag w:val="goog_rdk_497"/>
      </w:sdtPr>
      <w:sdtContent>
        <w:p w:rsidR="00000000" w:rsidDel="00000000" w:rsidP="00000000" w:rsidRDefault="00000000" w:rsidRPr="00000000" w14:paraId="000000DB">
          <w:pPr>
            <w:spacing w:after="240" w:before="240" w:lineRule="auto"/>
            <w:rPr>
              <w:rPrChange w:author="SANDRA PATRICIA HOYOS SEPULVEDA" w:id="1" w:date="2022-04-19T02:57:07Z">
                <w:rPr>
                  <w:sz w:val="20"/>
                  <w:szCs w:val="20"/>
                </w:rPr>
              </w:rPrChange>
            </w:rPr>
          </w:pPr>
          <w:sdt>
            <w:sdtPr>
              <w:tag w:val="goog_rdk_495"/>
            </w:sdtPr>
            <w:sdtContent>
              <w:r w:rsidDel="00000000" w:rsidR="00000000" w:rsidRPr="00000000">
                <w:rPr>
                  <w:color w:val="202124"/>
                  <w:rtl w:val="0"/>
                  <w:rPrChange w:author="SANDRA PATRICIA HOYOS SEPULVEDA" w:id="1" w:date="2022-04-19T02:57:07Z">
                    <w:rPr>
                      <w:color w:val="202124"/>
                      <w:sz w:val="20"/>
                      <w:szCs w:val="20"/>
                    </w:rPr>
                  </w:rPrChange>
                </w:rPr>
                <w:t xml:space="preserve"> Para mayor información, lo invitamos a consultar el documento institucional aprobado en el año 2016:</w:t>
              </w:r>
            </w:sdtContent>
          </w:sdt>
          <w:sdt>
            <w:sdtPr>
              <w:tag w:val="goog_rdk_496"/>
            </w:sdtPr>
            <w:sdtContent>
              <w:r w:rsidDel="00000000" w:rsidR="00000000" w:rsidRPr="00000000">
                <w:rPr>
                  <w:rtl w:val="0"/>
                </w:rPr>
              </w:r>
            </w:sdtContent>
          </w:sdt>
        </w:p>
      </w:sdtContent>
    </w:sdt>
    <w:tbl>
      <w:tblPr>
        <w:tblStyle w:val="Table14"/>
        <w:tblW w:w="9962.0" w:type="dxa"/>
        <w:jc w:val="left"/>
        <w:tblInd w:w="0.0" w:type="dxa"/>
        <w:tblLayout w:type="fixed"/>
        <w:tblLook w:val="0400"/>
      </w:tblPr>
      <w:tblGrid>
        <w:gridCol w:w="9962"/>
        <w:tblGridChange w:id="0">
          <w:tblGrid>
            <w:gridCol w:w="9962"/>
          </w:tblGrid>
        </w:tblGridChange>
      </w:tblGrid>
      <w:tr>
        <w:trPr>
          <w:cantSplit w:val="0"/>
          <w:trHeight w:val="1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sdt>
            <w:sdtPr>
              <w:tag w:val="goog_rdk_499"/>
            </w:sdtPr>
            <w:sdtContent>
              <w:p w:rsidR="00000000" w:rsidDel="00000000" w:rsidP="00000000" w:rsidRDefault="00000000" w:rsidRPr="00000000" w14:paraId="000000DC">
                <w:pPr>
                  <w:spacing w:after="240" w:before="240" w:lineRule="auto"/>
                  <w:rPr>
                    <w:rFonts w:ascii="Arial" w:cs="Arial" w:eastAsia="Arial" w:hAnsi="Arial"/>
                    <w:b w:val="0"/>
                    <w:color w:val="000000"/>
                    <w:sz w:val="22"/>
                    <w:szCs w:val="22"/>
                    <w:rPrChange w:author="SANDRA PATRICIA HOYOS SEPULVEDA" w:id="1" w:date="2022-04-19T02:57:07Z">
                      <w:rPr>
                        <w:rFonts w:ascii="Arial" w:cs="Arial" w:eastAsia="Arial" w:hAnsi="Arial"/>
                        <w:b w:val="0"/>
                        <w:color w:val="000000"/>
                        <w:sz w:val="20"/>
                        <w:szCs w:val="20"/>
                      </w:rPr>
                    </w:rPrChange>
                  </w:rPr>
                </w:pPr>
                <w:sdt>
                  <w:sdtPr>
                    <w:tag w:val="goog_rdk_498"/>
                  </w:sdtPr>
                  <w:sdtContent>
                    <w:r w:rsidDel="00000000" w:rsidR="00000000" w:rsidRPr="00000000">
                      <w:rPr>
                        <w:rFonts w:ascii="Arial" w:cs="Arial" w:eastAsia="Arial" w:hAnsi="Arial"/>
                        <w:b w:val="0"/>
                        <w:color w:val="000000"/>
                        <w:sz w:val="22"/>
                        <w:szCs w:val="22"/>
                        <w:rtl w:val="0"/>
                        <w:rPrChange w:author="SANDRA PATRICIA HOYOS SEPULVEDA" w:id="1" w:date="2022-04-19T02:57:07Z">
                          <w:rPr>
                            <w:rFonts w:ascii="Arial" w:cs="Arial" w:eastAsia="Arial" w:hAnsi="Arial"/>
                            <w:b w:val="0"/>
                            <w:color w:val="000000"/>
                            <w:sz w:val="20"/>
                            <w:szCs w:val="20"/>
                          </w:rPr>
                        </w:rPrChange>
                      </w:rPr>
                      <w:t xml:space="preserve">Para mayor información, lo invitamos a consultar el documento institucional aprobado en el año 2016, sobre:</w:t>
                    </w:r>
                  </w:sdtContent>
                </w:sdt>
              </w:p>
            </w:sdtContent>
          </w:sdt>
          <w:sdt>
            <w:sdtPr>
              <w:tag w:val="goog_rdk_503"/>
            </w:sdtPr>
            <w:sdtContent>
              <w:p w:rsidR="00000000" w:rsidDel="00000000" w:rsidP="00000000" w:rsidRDefault="00000000" w:rsidRPr="00000000" w14:paraId="000000DD">
                <w:pPr>
                  <w:spacing w:after="120" w:lineRule="auto"/>
                  <w:jc w:val="center"/>
                  <w:rPr>
                    <w:rFonts w:ascii="Arial" w:cs="Arial" w:eastAsia="Arial" w:hAnsi="Arial"/>
                    <w:color w:val="000000"/>
                    <w:sz w:val="22"/>
                    <w:szCs w:val="22"/>
                    <w:rPrChange w:author="SANDRA PATRICIA HOYOS SEPULVEDA" w:id="1" w:date="2022-04-19T02:57:07Z">
                      <w:rPr>
                        <w:rFonts w:ascii="Arial" w:cs="Arial" w:eastAsia="Arial" w:hAnsi="Arial"/>
                        <w:color w:val="000000"/>
                      </w:rPr>
                    </w:rPrChange>
                  </w:rPr>
                </w:pPr>
                <w:sdt>
                  <w:sdtPr>
                    <w:tag w:val="goog_rdk_500"/>
                  </w:sdtPr>
                  <w:sdtContent>
                    <w:commentRangeStart w:id="14"/>
                  </w:sdtContent>
                </w:sdt>
                <w:sdt>
                  <w:sdtPr>
                    <w:tag w:val="goog_rdk_501"/>
                  </w:sdtPr>
                  <w:sdtContent>
                    <w:r w:rsidDel="00000000" w:rsidR="00000000" w:rsidRPr="00000000">
                      <w:rPr>
                        <w:sz w:val="22"/>
                        <w:szCs w:val="22"/>
                        <w:rtl w:val="0"/>
                        <w:rPrChange w:author="SANDRA PATRICIA HOYOS SEPULVEDA" w:id="1" w:date="2022-04-19T02:57:07Z">
                          <w:rPr/>
                        </w:rPrChange>
                      </w:rPr>
                      <w:t xml:space="preserve">Lineamiento nacional de entornos nacionales</w:t>
                    </w:r>
                  </w:sdtContent>
                </w:sdt>
                <w:commentRangeEnd w:id="14"/>
                <w:r w:rsidDel="00000000" w:rsidR="00000000" w:rsidRPr="00000000">
                  <w:commentReference w:id="14"/>
                </w:r>
                <w:sdt>
                  <w:sdtPr>
                    <w:tag w:val="goog_rdk_502"/>
                  </w:sdtPr>
                  <w:sdtContent>
                    <w:r w:rsidDel="00000000" w:rsidR="00000000" w:rsidRPr="00000000">
                      <w:rPr>
                        <w:rtl w:val="0"/>
                      </w:rPr>
                    </w:r>
                  </w:sdtContent>
                </w:sdt>
              </w:p>
            </w:sdtContent>
          </w:sdt>
          <w:sdt>
            <w:sdtPr>
              <w:tag w:val="goog_rdk_506"/>
            </w:sdtPr>
            <w:sdtContent>
              <w:p w:rsidR="00000000" w:rsidDel="00000000" w:rsidP="00000000" w:rsidRDefault="00000000" w:rsidRPr="00000000" w14:paraId="000000DE">
                <w:pPr>
                  <w:spacing w:after="120" w:lineRule="auto"/>
                  <w:jc w:val="center"/>
                  <w:rPr>
                    <w:rFonts w:ascii="Arial" w:cs="Arial" w:eastAsia="Arial" w:hAnsi="Arial"/>
                    <w:color w:val="000000"/>
                    <w:sz w:val="22"/>
                    <w:szCs w:val="22"/>
                    <w:rPrChange w:author="SANDRA PATRICIA HOYOS SEPULVEDA" w:id="1" w:date="2022-04-19T02:57:07Z">
                      <w:rPr>
                        <w:rFonts w:ascii="Arial" w:cs="Arial" w:eastAsia="Arial" w:hAnsi="Arial"/>
                        <w:color w:val="000000"/>
                        <w:sz w:val="20"/>
                        <w:szCs w:val="20"/>
                      </w:rPr>
                    </w:rPrChange>
                  </w:rPr>
                </w:pPr>
                <w:sdt>
                  <w:sdtPr>
                    <w:tag w:val="goog_rdk_504"/>
                  </w:sdtPr>
                  <w:sdtContent>
                    <w:r w:rsidDel="00000000" w:rsidR="00000000" w:rsidRPr="00000000">
                      <w:rPr>
                        <w:rFonts w:ascii="Arial" w:cs="Arial" w:eastAsia="Arial" w:hAnsi="Arial"/>
                        <w:b w:val="0"/>
                        <w:color w:val="000000"/>
                        <w:sz w:val="22"/>
                        <w:szCs w:val="22"/>
                        <w:rtl w:val="0"/>
                        <w:rPrChange w:author="SANDRA PATRICIA HOYOS SEPULVEDA" w:id="1" w:date="2022-04-19T02:57:07Z">
                          <w:rPr>
                            <w:rFonts w:ascii="Arial" w:cs="Arial" w:eastAsia="Arial" w:hAnsi="Arial"/>
                            <w:b w:val="0"/>
                            <w:color w:val="000000"/>
                            <w:sz w:val="20"/>
                            <w:szCs w:val="20"/>
                          </w:rPr>
                        </w:rPrChange>
                      </w:rPr>
                      <w:t xml:space="preserve">En el siguiente documento, puede consultar de manera completa la información relacionada con LNES.</w:t>
                    </w:r>
                  </w:sdtContent>
                </w:sdt>
                <w:sdt>
                  <w:sdtPr>
                    <w:tag w:val="goog_rdk_505"/>
                  </w:sdtPr>
                  <w:sdtContent>
                    <w:r w:rsidDel="00000000" w:rsidR="00000000" w:rsidRPr="00000000">
                      <w:rPr>
                        <w:rtl w:val="0"/>
                      </w:rPr>
                    </w:r>
                  </w:sdtContent>
                </w:sdt>
              </w:p>
            </w:sdtContent>
          </w:sdt>
        </w:tc>
      </w:tr>
    </w:tbl>
    <w:sdt>
      <w:sdtPr>
        <w:tag w:val="goog_rdk_508"/>
      </w:sdtPr>
      <w:sdtContent>
        <w:p w:rsidR="00000000" w:rsidDel="00000000" w:rsidP="00000000" w:rsidRDefault="00000000" w:rsidRPr="00000000" w14:paraId="000000DF">
          <w:pPr>
            <w:spacing w:after="240" w:before="240" w:lineRule="auto"/>
            <w:rPr>
              <w:b w:val="1"/>
              <w:color w:val="000000"/>
              <w:rPrChange w:author="SANDRA PATRICIA HOYOS SEPULVEDA" w:id="1" w:date="2022-04-19T02:57:07Z">
                <w:rPr>
                  <w:b w:val="1"/>
                  <w:color w:val="000000"/>
                  <w:sz w:val="20"/>
                  <w:szCs w:val="20"/>
                </w:rPr>
              </w:rPrChange>
            </w:rPr>
          </w:pPr>
          <w:sdt>
            <w:sdtPr>
              <w:tag w:val="goog_rdk_507"/>
            </w:sdtPr>
            <w:sdtContent>
              <w:r w:rsidDel="00000000" w:rsidR="00000000" w:rsidRPr="00000000">
                <w:rPr>
                  <w:b w:val="1"/>
                  <w:color w:val="000000"/>
                  <w:rtl w:val="0"/>
                  <w:rPrChange w:author="SANDRA PATRICIA HOYOS SEPULVEDA" w:id="1" w:date="2022-04-19T02:57:07Z">
                    <w:rPr>
                      <w:b w:val="1"/>
                      <w:color w:val="000000"/>
                      <w:sz w:val="20"/>
                      <w:szCs w:val="20"/>
                    </w:rPr>
                  </w:rPrChange>
                </w:rPr>
                <w:t xml:space="preserve">Concepto de entorno saludable</w:t>
              </w:r>
            </w:sdtContent>
          </w:sdt>
        </w:p>
      </w:sdtContent>
    </w:sdt>
    <w:sdt>
      <w:sdtPr>
        <w:tag w:val="goog_rdk_513"/>
      </w:sdtPr>
      <w:sdtContent>
        <w:p w:rsidR="00000000" w:rsidDel="00000000" w:rsidP="00000000" w:rsidRDefault="00000000" w:rsidRPr="00000000" w14:paraId="000000E0">
          <w:pPr>
            <w:spacing w:after="240" w:before="240" w:lineRule="auto"/>
            <w:jc w:val="both"/>
            <w:rPr>
              <w:color w:val="000000"/>
              <w:rPrChange w:author="SANDRA PATRICIA HOYOS SEPULVEDA" w:id="1" w:date="2022-04-19T02:57:07Z">
                <w:rPr>
                  <w:color w:val="000000"/>
                  <w:sz w:val="20"/>
                  <w:szCs w:val="20"/>
                </w:rPr>
              </w:rPrChange>
            </w:rPr>
            <w:pPrChange w:author="SANDRA PATRICIA HOYOS SEPULVEDA" w:id="0" w:date="2022-04-19T02:55:20Z">
              <w:pPr>
                <w:spacing w:after="240" w:before="240" w:lineRule="auto"/>
              </w:pPr>
            </w:pPrChange>
          </w:pPr>
          <w:sdt>
            <w:sdtPr>
              <w:tag w:val="goog_rdk_509"/>
            </w:sdtPr>
            <w:sdtContent>
              <w:r w:rsidDel="00000000" w:rsidR="00000000" w:rsidRPr="00000000">
                <w:rPr>
                  <w:color w:val="000000"/>
                  <w:rtl w:val="0"/>
                  <w:rPrChange w:author="SANDRA PATRICIA HOYOS SEPULVEDA" w:id="1" w:date="2022-04-19T02:57:07Z">
                    <w:rPr>
                      <w:color w:val="000000"/>
                      <w:sz w:val="20"/>
                      <w:szCs w:val="20"/>
                    </w:rPr>
                  </w:rPrChange>
                </w:rPr>
                <w:t xml:space="preserve">Los entornos son escenarios de la vida cotidiana en los que los sujetos se desarrollan, donde constituyen su vida subjetiva, construyen vínculos y relaciones con la vida social, histórica, cultural y política de la sociedad a la que pertenecen. Son escenarios configurados por dinámicas y por condiciones sociales, físicas, ambientales, culturales, políticas y económicas, donde las personas, las familias y las comunidades conviven y en los que se produce una intensa y continua interacción y transformación entre ellos y el contexto que les rodea. Se caracterizan por tener personas con roles definidos y una estructura organizativa, que comprende condiciones urbanas y rurales. (MinSalud, 2015)</w:t>
              </w:r>
            </w:sdtContent>
          </w:sdt>
          <w:sdt>
            <w:sdtPr>
              <w:tag w:val="goog_rdk_510"/>
            </w:sdtPr>
            <w:sdtContent>
              <w:del w:author="SANDRA PATRICIA HOYOS SEPULVEDA" w:id="16" w:date="2022-04-19T02:55:21Z"/>
              <w:sdt>
                <w:sdtPr>
                  <w:tag w:val="goog_rdk_511"/>
                </w:sdtPr>
                <w:sdtContent>
                  <w:del w:author="SANDRA PATRICIA HOYOS SEPULVEDA" w:id="16" w:date="2022-04-19T02:55:21Z">
                    <w:r w:rsidDel="00000000" w:rsidR="00000000" w:rsidRPr="00000000">
                      <w:rPr>
                        <w:color w:val="000000"/>
                        <w:rtl w:val="0"/>
                        <w:rPrChange w:author="SANDRA PATRICIA HOYOS SEPULVEDA" w:id="1" w:date="2022-04-19T02:57:07Z">
                          <w:rPr>
                            <w:color w:val="000000"/>
                            <w:sz w:val="20"/>
                            <w:szCs w:val="20"/>
                          </w:rPr>
                        </w:rPrChange>
                      </w:rPr>
                      <w:delText xml:space="preserve">.</w:delText>
                    </w:r>
                  </w:del>
                </w:sdtContent>
              </w:sdt>
              <w:del w:author="SANDRA PATRICIA HOYOS SEPULVEDA" w:id="16" w:date="2022-04-19T02:55:21Z"/>
            </w:sdtContent>
          </w:sdt>
          <w:sdt>
            <w:sdtPr>
              <w:tag w:val="goog_rdk_512"/>
            </w:sdtPr>
            <w:sdtContent>
              <w:r w:rsidDel="00000000" w:rsidR="00000000" w:rsidRPr="00000000">
                <w:rPr>
                  <w:rtl w:val="0"/>
                </w:rPr>
              </w:r>
            </w:sdtContent>
          </w:sdt>
        </w:p>
      </w:sdtContent>
    </w:sdt>
    <w:sdt>
      <w:sdtPr>
        <w:tag w:val="goog_rdk_515"/>
      </w:sdtPr>
      <w:sdtContent>
        <w:p w:rsidR="00000000" w:rsidDel="00000000" w:rsidP="00000000" w:rsidRDefault="00000000" w:rsidRPr="00000000" w14:paraId="000000E1">
          <w:pPr>
            <w:spacing w:after="240" w:before="240" w:lineRule="auto"/>
            <w:jc w:val="both"/>
            <w:rPr>
              <w:b w:val="1"/>
              <w:color w:val="000000"/>
              <w:rPrChange w:author="SANDRA PATRICIA HOYOS SEPULVEDA" w:id="1" w:date="2022-04-19T02:57:07Z">
                <w:rPr>
                  <w:b w:val="1"/>
                  <w:color w:val="000000"/>
                  <w:sz w:val="20"/>
                  <w:szCs w:val="20"/>
                </w:rPr>
              </w:rPrChange>
            </w:rPr>
            <w:pPrChange w:author="SANDRA PATRICIA HOYOS SEPULVEDA" w:id="0" w:date="2022-04-19T02:55:32Z">
              <w:pPr>
                <w:spacing w:after="240" w:before="240" w:lineRule="auto"/>
              </w:pPr>
            </w:pPrChange>
          </w:pPr>
          <w:sdt>
            <w:sdtPr>
              <w:tag w:val="goog_rdk_514"/>
            </w:sdtPr>
            <w:sdtContent>
              <w:r w:rsidDel="00000000" w:rsidR="00000000" w:rsidRPr="00000000">
                <w:rPr>
                  <w:b w:val="1"/>
                  <w:color w:val="000000"/>
                  <w:rtl w:val="0"/>
                  <w:rPrChange w:author="SANDRA PATRICIA HOYOS SEPULVEDA" w:id="1" w:date="2022-04-19T02:57:07Z">
                    <w:rPr>
                      <w:b w:val="1"/>
                      <w:color w:val="000000"/>
                      <w:sz w:val="20"/>
                      <w:szCs w:val="20"/>
                    </w:rPr>
                  </w:rPrChange>
                </w:rPr>
                <w:t xml:space="preserve">Marco conceptual</w:t>
              </w:r>
            </w:sdtContent>
          </w:sdt>
        </w:p>
      </w:sdtContent>
    </w:sdt>
    <w:sdt>
      <w:sdtPr>
        <w:tag w:val="goog_rdk_517"/>
      </w:sdtPr>
      <w:sdtContent>
        <w:p w:rsidR="00000000" w:rsidDel="00000000" w:rsidP="00000000" w:rsidRDefault="00000000" w:rsidRPr="00000000" w14:paraId="000000E2">
          <w:pPr>
            <w:spacing w:after="240" w:before="240" w:lineRule="auto"/>
            <w:jc w:val="both"/>
            <w:rPr>
              <w:color w:val="000000"/>
              <w:rPrChange w:author="SANDRA PATRICIA HOYOS SEPULVEDA" w:id="1" w:date="2022-04-19T02:57:07Z">
                <w:rPr>
                  <w:color w:val="000000"/>
                  <w:sz w:val="20"/>
                  <w:szCs w:val="20"/>
                </w:rPr>
              </w:rPrChange>
            </w:rPr>
            <w:pPrChange w:author="SANDRA PATRICIA HOYOS SEPULVEDA" w:id="0" w:date="2022-04-19T02:55:32Z">
              <w:pPr>
                <w:spacing w:after="240" w:before="240" w:lineRule="auto"/>
              </w:pPr>
            </w:pPrChange>
          </w:pPr>
          <w:sdt>
            <w:sdtPr>
              <w:tag w:val="goog_rdk_516"/>
            </w:sdtPr>
            <w:sdtContent>
              <w:r w:rsidDel="00000000" w:rsidR="00000000" w:rsidRPr="00000000">
                <w:rPr>
                  <w:color w:val="000000"/>
                  <w:rtl w:val="0"/>
                  <w:rPrChange w:author="SANDRA PATRICIA HOYOS SEPULVEDA" w:id="1" w:date="2022-04-19T02:57:07Z">
                    <w:rPr>
                      <w:color w:val="000000"/>
                      <w:sz w:val="20"/>
                      <w:szCs w:val="20"/>
                    </w:rPr>
                  </w:rPrChange>
                </w:rPr>
                <w:t xml:space="preserve">Es importante tener claridad sobre las acciones a desarrollar en los entornos:</w:t>
              </w:r>
            </w:sdtContent>
          </w:sdt>
        </w:p>
      </w:sdtContent>
    </w:sdt>
    <w:sdt>
      <w:sdtPr>
        <w:tag w:val="goog_rdk_519"/>
      </w:sdtPr>
      <w:sdtContent>
        <w:p w:rsidR="00000000" w:rsidDel="00000000" w:rsidP="00000000" w:rsidRDefault="00000000" w:rsidRPr="00000000" w14:paraId="000000E3">
          <w:pPr>
            <w:numPr>
              <w:ilvl w:val="0"/>
              <w:numId w:val="2"/>
            </w:numPr>
            <w:spacing w:before="240" w:lineRule="auto"/>
            <w:ind w:left="720" w:hanging="360"/>
            <w:rPr>
              <w:sz w:val="20"/>
              <w:szCs w:val="20"/>
              <w:rPrChange w:author="SANDRA PATRICIA HOYOS SEPULVEDA" w:id="2" w:date="2022-04-19T02:57:19Z">
                <w:rPr>
                  <w:color w:val="000000"/>
                  <w:sz w:val="20"/>
                  <w:szCs w:val="20"/>
                </w:rPr>
              </w:rPrChange>
            </w:rPr>
            <w:pPrChange w:author="SANDRA PATRICIA HOYOS SEPULVEDA" w:id="0" w:date="2022-04-19T02:57:19Z">
              <w:pPr>
                <w:numPr>
                  <w:ilvl w:val="0"/>
                  <w:numId w:val="2"/>
                </w:numPr>
                <w:spacing w:before="240" w:lineRule="auto"/>
                <w:ind w:left="720" w:hanging="360"/>
              </w:pPr>
            </w:pPrChange>
          </w:pPr>
          <w:sdt>
            <w:sdtPr>
              <w:tag w:val="goog_rdk_518"/>
            </w:sdtPr>
            <w:sdtContent>
              <w:r w:rsidDel="00000000" w:rsidR="00000000" w:rsidRPr="00000000">
                <w:rPr>
                  <w:color w:val="000000"/>
                  <w:rtl w:val="0"/>
                  <w:rPrChange w:author="SANDRA PATRICIA HOYOS SEPULVEDA" w:id="1" w:date="2022-04-19T02:57:07Z">
                    <w:rPr>
                      <w:color w:val="000000"/>
                      <w:sz w:val="20"/>
                      <w:szCs w:val="20"/>
                    </w:rPr>
                  </w:rPrChange>
                </w:rPr>
                <w:t xml:space="preserve">Desarrollo humano, entendido como la ampliación de las capacidades y libertades de las personas. </w:t>
              </w:r>
            </w:sdtContent>
          </w:sdt>
        </w:p>
      </w:sdtContent>
    </w:sdt>
    <w:sdt>
      <w:sdtPr>
        <w:tag w:val="goog_rdk_521"/>
      </w:sdtPr>
      <w:sdtContent>
        <w:p w:rsidR="00000000" w:rsidDel="00000000" w:rsidP="00000000" w:rsidRDefault="00000000" w:rsidRPr="00000000" w14:paraId="000000E4">
          <w:pPr>
            <w:numPr>
              <w:ilvl w:val="0"/>
              <w:numId w:val="2"/>
            </w:numPr>
            <w:ind w:left="720" w:hanging="360"/>
            <w:rPr>
              <w:sz w:val="20"/>
              <w:szCs w:val="20"/>
              <w:rPrChange w:author="SANDRA PATRICIA HOYOS SEPULVEDA" w:id="2" w:date="2022-04-19T02:57:19Z">
                <w:rPr>
                  <w:color w:val="000000"/>
                  <w:sz w:val="20"/>
                  <w:szCs w:val="20"/>
                </w:rPr>
              </w:rPrChange>
            </w:rPr>
            <w:pPrChange w:author="SANDRA PATRICIA HOYOS SEPULVEDA" w:id="0" w:date="2022-04-19T02:57:19Z">
              <w:pPr>
                <w:numPr>
                  <w:ilvl w:val="0"/>
                  <w:numId w:val="2"/>
                </w:numPr>
                <w:ind w:left="720" w:hanging="360"/>
              </w:pPr>
            </w:pPrChange>
          </w:pPr>
          <w:sdt>
            <w:sdtPr>
              <w:tag w:val="goog_rdk_520"/>
            </w:sdtPr>
            <w:sdtContent>
              <w:r w:rsidDel="00000000" w:rsidR="00000000" w:rsidRPr="00000000">
                <w:rPr>
                  <w:color w:val="000000"/>
                  <w:rtl w:val="0"/>
                  <w:rPrChange w:author="SANDRA PATRICIA HOYOS SEPULVEDA" w:id="1" w:date="2022-04-19T02:57:07Z">
                    <w:rPr>
                      <w:color w:val="000000"/>
                      <w:sz w:val="20"/>
                      <w:szCs w:val="20"/>
                    </w:rPr>
                  </w:rPrChange>
                </w:rPr>
                <w:t xml:space="preserve">Calidad de vida, habla sobre la posibilidad de acceso de los sujetos y comunidades a los bienes culturales, económicos, su entorno ecológico ambiental, los riesgos a que se encuentran su salud (física, mental y social). </w:t>
              </w:r>
            </w:sdtContent>
          </w:sdt>
        </w:p>
      </w:sdtContent>
    </w:sdt>
    <w:sdt>
      <w:sdtPr>
        <w:tag w:val="goog_rdk_523"/>
      </w:sdtPr>
      <w:sdtContent>
        <w:p w:rsidR="00000000" w:rsidDel="00000000" w:rsidP="00000000" w:rsidRDefault="00000000" w:rsidRPr="00000000" w14:paraId="000000E5">
          <w:pPr>
            <w:numPr>
              <w:ilvl w:val="0"/>
              <w:numId w:val="2"/>
            </w:numPr>
            <w:spacing w:after="240" w:lineRule="auto"/>
            <w:ind w:left="720" w:hanging="360"/>
            <w:rPr>
              <w:sz w:val="20"/>
              <w:szCs w:val="20"/>
              <w:rPrChange w:author="SANDRA PATRICIA HOYOS SEPULVEDA" w:id="2" w:date="2022-04-19T02:57:19Z">
                <w:rPr>
                  <w:color w:val="000000"/>
                  <w:sz w:val="20"/>
                  <w:szCs w:val="20"/>
                </w:rPr>
              </w:rPrChange>
            </w:rPr>
            <w:pPrChange w:author="SANDRA PATRICIA HOYOS SEPULVEDA" w:id="0" w:date="2022-04-19T02:57:19Z">
              <w:pPr>
                <w:numPr>
                  <w:ilvl w:val="0"/>
                  <w:numId w:val="2"/>
                </w:numPr>
                <w:spacing w:after="240" w:lineRule="auto"/>
                <w:ind w:left="720" w:hanging="360"/>
              </w:pPr>
            </w:pPrChange>
          </w:pPr>
          <w:sdt>
            <w:sdtPr>
              <w:tag w:val="goog_rdk_522"/>
            </w:sdtPr>
            <w:sdtContent>
              <w:r w:rsidDel="00000000" w:rsidR="00000000" w:rsidRPr="00000000">
                <w:rPr>
                  <w:color w:val="000000"/>
                  <w:rtl w:val="0"/>
                  <w:rPrChange w:author="SANDRA PATRICIA HOYOS SEPULVEDA" w:id="1" w:date="2022-04-19T02:57:07Z">
                    <w:rPr>
                      <w:color w:val="000000"/>
                      <w:sz w:val="20"/>
                      <w:szCs w:val="20"/>
                    </w:rPr>
                  </w:rPrChange>
                </w:rPr>
                <w:t xml:space="preserve">Desarrollo sostenible, busca satisfacer las necesidades económicas, sociales y de un medio ambiente sano de la actual generación, sin poner en riesgo la satisfacción de las mismas a las generaciones futuras.</w:t>
              </w:r>
            </w:sdtContent>
          </w:sdt>
        </w:p>
      </w:sdtContent>
    </w:sdt>
    <w:tbl>
      <w:tblPr>
        <w:tblStyle w:val="Table15"/>
        <w:tblW w:w="9962.0" w:type="dxa"/>
        <w:jc w:val="left"/>
        <w:tblInd w:w="0.0" w:type="dxa"/>
        <w:tblLayout w:type="fixed"/>
        <w:tblLook w:val="0400"/>
      </w:tblPr>
      <w:tblGrid>
        <w:gridCol w:w="9962"/>
        <w:tblGridChange w:id="0">
          <w:tblGrid>
            <w:gridCol w:w="9962"/>
          </w:tblGrid>
        </w:tblGridChange>
      </w:tblGrid>
      <w:tr>
        <w:trPr>
          <w:cantSplit w:val="0"/>
          <w:trHeight w:val="14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sdt>
            <w:sdtPr>
              <w:tag w:val="goog_rdk_525"/>
            </w:sdtPr>
            <w:sdtContent>
              <w:p w:rsidR="00000000" w:rsidDel="00000000" w:rsidP="00000000" w:rsidRDefault="00000000" w:rsidRPr="00000000" w14:paraId="000000E6">
                <w:pPr>
                  <w:spacing w:after="120" w:lineRule="auto"/>
                  <w:jc w:val="center"/>
                  <w:rPr>
                    <w:rFonts w:ascii="Arial" w:cs="Arial" w:eastAsia="Arial" w:hAnsi="Arial"/>
                    <w:color w:val="000000"/>
                    <w:sz w:val="22"/>
                    <w:szCs w:val="22"/>
                    <w:highlight w:val="yellow"/>
                    <w:rPrChange w:author="SANDRA PATRICIA HOYOS SEPULVEDA" w:id="1" w:date="2022-04-19T02:57:07Z">
                      <w:rPr>
                        <w:rFonts w:ascii="Arial" w:cs="Arial" w:eastAsia="Arial" w:hAnsi="Arial"/>
                        <w:color w:val="000000"/>
                        <w:sz w:val="20"/>
                        <w:szCs w:val="20"/>
                        <w:highlight w:val="yellow"/>
                      </w:rPr>
                    </w:rPrChange>
                  </w:rPr>
                </w:pPr>
                <w:sdt>
                  <w:sdtPr>
                    <w:tag w:val="goog_rdk_524"/>
                  </w:sdtPr>
                  <w:sdtContent>
                    <w:r w:rsidDel="00000000" w:rsidR="00000000" w:rsidRPr="00000000">
                      <w:rPr>
                        <w:rtl w:val="0"/>
                      </w:rPr>
                    </w:r>
                  </w:sdtContent>
                </w:sdt>
              </w:p>
            </w:sdtContent>
          </w:sdt>
          <w:sdt>
            <w:sdtPr>
              <w:tag w:val="goog_rdk_529"/>
            </w:sdtPr>
            <w:sdtContent>
              <w:p w:rsidR="00000000" w:rsidDel="00000000" w:rsidP="00000000" w:rsidRDefault="00000000" w:rsidRPr="00000000" w14:paraId="000000E7">
                <w:pPr>
                  <w:spacing w:after="120" w:lineRule="auto"/>
                  <w:jc w:val="center"/>
                  <w:rPr>
                    <w:rFonts w:ascii="Arial" w:cs="Arial" w:eastAsia="Arial" w:hAnsi="Arial"/>
                    <w:color w:val="000000"/>
                    <w:sz w:val="22"/>
                    <w:szCs w:val="22"/>
                    <w:rPrChange w:author="SANDRA PATRICIA HOYOS SEPULVEDA" w:id="1" w:date="2022-04-19T02:57:07Z">
                      <w:rPr>
                        <w:rFonts w:ascii="Arial" w:cs="Arial" w:eastAsia="Arial" w:hAnsi="Arial"/>
                        <w:color w:val="000000"/>
                      </w:rPr>
                    </w:rPrChange>
                  </w:rPr>
                </w:pPr>
                <w:sdt>
                  <w:sdtPr>
                    <w:tag w:val="goog_rdk_526"/>
                  </w:sdtPr>
                  <w:sdtContent>
                    <w:commentRangeStart w:id="15"/>
                  </w:sdtContent>
                </w:sdt>
                <w:sdt>
                  <w:sdtPr>
                    <w:tag w:val="goog_rdk_527"/>
                  </w:sdtPr>
                  <w:sdtContent>
                    <w:r w:rsidDel="00000000" w:rsidR="00000000" w:rsidRPr="00000000">
                      <w:rPr>
                        <w:sz w:val="22"/>
                        <w:szCs w:val="22"/>
                        <w:rtl w:val="0"/>
                        <w:rPrChange w:author="SANDRA PATRICIA HOYOS SEPULVEDA" w:id="1" w:date="2022-04-19T02:57:07Z">
                          <w:rPr/>
                        </w:rPrChange>
                      </w:rPr>
                      <w:t xml:space="preserve">ABC de entornos saludables</w:t>
                    </w:r>
                  </w:sdtContent>
                </w:sdt>
                <w:commentRangeEnd w:id="15"/>
                <w:r w:rsidDel="00000000" w:rsidR="00000000" w:rsidRPr="00000000">
                  <w:commentReference w:id="15"/>
                </w:r>
                <w:sdt>
                  <w:sdtPr>
                    <w:tag w:val="goog_rdk_528"/>
                  </w:sdtPr>
                  <w:sdtContent>
                    <w:r w:rsidDel="00000000" w:rsidR="00000000" w:rsidRPr="00000000">
                      <w:rPr>
                        <w:rtl w:val="0"/>
                      </w:rPr>
                    </w:r>
                  </w:sdtContent>
                </w:sdt>
              </w:p>
            </w:sdtContent>
          </w:sdt>
          <w:sdt>
            <w:sdtPr>
              <w:tag w:val="goog_rdk_532"/>
            </w:sdtPr>
            <w:sdtContent>
              <w:p w:rsidR="00000000" w:rsidDel="00000000" w:rsidP="00000000" w:rsidRDefault="00000000" w:rsidRPr="00000000" w14:paraId="000000E8">
                <w:pPr>
                  <w:spacing w:after="120" w:lineRule="auto"/>
                  <w:jc w:val="center"/>
                  <w:rPr>
                    <w:rFonts w:ascii="Arial" w:cs="Arial" w:eastAsia="Arial" w:hAnsi="Arial"/>
                    <w:color w:val="000000"/>
                    <w:sz w:val="22"/>
                    <w:szCs w:val="22"/>
                    <w:rPrChange w:author="SANDRA PATRICIA HOYOS SEPULVEDA" w:id="1" w:date="2022-04-19T02:57:07Z">
                      <w:rPr>
                        <w:rFonts w:ascii="Arial" w:cs="Arial" w:eastAsia="Arial" w:hAnsi="Arial"/>
                        <w:color w:val="000000"/>
                        <w:sz w:val="20"/>
                        <w:szCs w:val="20"/>
                      </w:rPr>
                    </w:rPrChange>
                  </w:rPr>
                </w:pPr>
                <w:sdt>
                  <w:sdtPr>
                    <w:tag w:val="goog_rdk_530"/>
                  </w:sdtPr>
                  <w:sdtContent>
                    <w:r w:rsidDel="00000000" w:rsidR="00000000" w:rsidRPr="00000000">
                      <w:rPr>
                        <w:rFonts w:ascii="Arial" w:cs="Arial" w:eastAsia="Arial" w:hAnsi="Arial"/>
                        <w:b w:val="0"/>
                        <w:color w:val="000000"/>
                        <w:sz w:val="22"/>
                        <w:szCs w:val="22"/>
                        <w:rtl w:val="0"/>
                        <w:rPrChange w:author="SANDRA PATRICIA HOYOS SEPULVEDA" w:id="1" w:date="2022-04-19T02:57:07Z">
                          <w:rPr>
                            <w:rFonts w:ascii="Arial" w:cs="Arial" w:eastAsia="Arial" w:hAnsi="Arial"/>
                            <w:b w:val="0"/>
                            <w:color w:val="000000"/>
                            <w:sz w:val="20"/>
                            <w:szCs w:val="20"/>
                          </w:rPr>
                        </w:rPrChange>
                      </w:rPr>
                      <w:t xml:space="preserve">En el presente documento, encontrará los diferentes conceptos relacionados con los entornos saludables, los cuales le complementaran y contextualizarán sobre el tema. </w:t>
                    </w:r>
                  </w:sdtContent>
                </w:sdt>
                <w:sdt>
                  <w:sdtPr>
                    <w:tag w:val="goog_rdk_531"/>
                  </w:sdtPr>
                  <w:sdtContent>
                    <w:r w:rsidDel="00000000" w:rsidR="00000000" w:rsidRPr="00000000">
                      <w:rPr>
                        <w:rtl w:val="0"/>
                      </w:rPr>
                    </w:r>
                  </w:sdtContent>
                </w:sdt>
              </w:p>
            </w:sdtContent>
          </w:sdt>
        </w:tc>
      </w:tr>
    </w:tbl>
    <w:sdt>
      <w:sdtPr>
        <w:tag w:val="goog_rdk_535"/>
      </w:sdtPr>
      <w:sdtContent>
        <w:p w:rsidR="00000000" w:rsidDel="00000000" w:rsidP="00000000" w:rsidRDefault="00000000" w:rsidRPr="00000000" w14:paraId="000000E9">
          <w:pPr>
            <w:spacing w:after="240" w:before="240" w:lineRule="auto"/>
            <w:rPr>
              <w:b w:val="1"/>
              <w:color w:val="000000"/>
              <w:rPrChange w:author="SANDRA PATRICIA HOYOS SEPULVEDA" w:id="1" w:date="2022-04-19T02:57:07Z">
                <w:rPr>
                  <w:b w:val="1"/>
                  <w:color w:val="000000"/>
                  <w:sz w:val="20"/>
                  <w:szCs w:val="20"/>
                </w:rPr>
              </w:rPrChange>
            </w:rPr>
          </w:pPr>
          <w:sdt>
            <w:sdtPr>
              <w:tag w:val="goog_rdk_533"/>
            </w:sdtPr>
            <w:sdtContent>
              <w:r w:rsidDel="00000000" w:rsidR="00000000" w:rsidRPr="00000000">
                <w:rPr>
                  <w:color w:val="223453"/>
                  <w:rtl w:val="0"/>
                  <w:rPrChange w:author="SANDRA PATRICIA HOYOS SEPULVEDA" w:id="1" w:date="2022-04-19T02:57:07Z">
                    <w:rPr>
                      <w:color w:val="223453"/>
                      <w:sz w:val="20"/>
                      <w:szCs w:val="20"/>
                    </w:rPr>
                  </w:rPrChange>
                </w:rPr>
                <w:t xml:space="preserve"> </w:t>
              </w:r>
            </w:sdtContent>
          </w:sdt>
          <w:sdt>
            <w:sdtPr>
              <w:tag w:val="goog_rdk_534"/>
            </w:sdtPr>
            <w:sdtContent>
              <w:r w:rsidDel="00000000" w:rsidR="00000000" w:rsidRPr="00000000">
                <w:rPr>
                  <w:b w:val="1"/>
                  <w:color w:val="000000"/>
                  <w:rtl w:val="0"/>
                  <w:rPrChange w:author="SANDRA PATRICIA HOYOS SEPULVEDA" w:id="1" w:date="2022-04-19T02:57:07Z">
                    <w:rPr>
                      <w:b w:val="1"/>
                      <w:color w:val="000000"/>
                      <w:sz w:val="20"/>
                      <w:szCs w:val="20"/>
                    </w:rPr>
                  </w:rPrChange>
                </w:rPr>
                <w:t xml:space="preserve">Enfoques</w:t>
              </w:r>
            </w:sdtContent>
          </w:sdt>
        </w:p>
      </w:sdtContent>
    </w:sdt>
    <w:sdt>
      <w:sdtPr>
        <w:tag w:val="goog_rdk_537"/>
      </w:sdtPr>
      <w:sdtContent>
        <w:p w:rsidR="00000000" w:rsidDel="00000000" w:rsidP="00000000" w:rsidRDefault="00000000" w:rsidRPr="00000000" w14:paraId="000000EA">
          <w:pPr>
            <w:spacing w:after="240" w:before="240" w:lineRule="auto"/>
            <w:jc w:val="both"/>
            <w:rPr>
              <w:color w:val="000000"/>
              <w:rPrChange w:author="SANDRA PATRICIA HOYOS SEPULVEDA" w:id="1" w:date="2022-04-19T02:57:07Z">
                <w:rPr>
                  <w:color w:val="000000"/>
                  <w:sz w:val="20"/>
                  <w:szCs w:val="20"/>
                </w:rPr>
              </w:rPrChange>
            </w:rPr>
            <w:pPrChange w:author="SANDRA PATRICIA HOYOS SEPULVEDA" w:id="0" w:date="2022-04-19T02:55:38Z">
              <w:pPr>
                <w:spacing w:after="240" w:before="240" w:lineRule="auto"/>
              </w:pPr>
            </w:pPrChange>
          </w:pPr>
          <w:sdt>
            <w:sdtPr>
              <w:tag w:val="goog_rdk_536"/>
            </w:sdtPr>
            <w:sdtContent>
              <w:r w:rsidDel="00000000" w:rsidR="00000000" w:rsidRPr="00000000">
                <w:rPr>
                  <w:color w:val="000000"/>
                  <w:rtl w:val="0"/>
                  <w:rPrChange w:author="SANDRA PATRICIA HOYOS SEPULVEDA" w:id="1" w:date="2022-04-19T02:57:07Z">
                    <w:rPr>
                      <w:color w:val="000000"/>
                      <w:sz w:val="20"/>
                      <w:szCs w:val="20"/>
                    </w:rPr>
                  </w:rPrChange>
                </w:rPr>
                <w:t xml:space="preserve">Los enfoques planteados dentro del Lineamientos Nacional de Entornos Saludables LNES, son de: derechos, diferencial, curso de vida, género, determinantes sociales, pertinencia étnica y para conocer lo que significa cada uno, a continuación, podrá hacerlo:</w:t>
              </w:r>
            </w:sdtContent>
          </w:sdt>
        </w:p>
      </w:sdtContent>
    </w:sdt>
    <w:tbl>
      <w:tblPr>
        <w:tblStyle w:val="Table16"/>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sdt>
            <w:sdtPr>
              <w:tag w:val="goog_rdk_539"/>
            </w:sdtPr>
            <w:sdtContent>
              <w:p w:rsidR="00000000" w:rsidDel="00000000" w:rsidP="00000000" w:rsidRDefault="00000000" w:rsidRPr="00000000" w14:paraId="000000EB">
                <w:pPr>
                  <w:spacing w:after="120" w:lineRule="auto"/>
                  <w:ind w:left="283" w:firstLine="0"/>
                  <w:jc w:val="center"/>
                  <w:rPr>
                    <w:rFonts w:ascii="Arial" w:cs="Arial" w:eastAsia="Arial" w:hAnsi="Arial"/>
                    <w:color w:val="ffffff"/>
                    <w:sz w:val="22"/>
                    <w:szCs w:val="22"/>
                    <w:rPrChange w:author="SANDRA PATRICIA HOYOS SEPULVEDA" w:id="1" w:date="2022-04-19T02:57:07Z">
                      <w:rPr>
                        <w:rFonts w:ascii="Arial" w:cs="Arial" w:eastAsia="Arial" w:hAnsi="Arial"/>
                        <w:color w:val="ffffff"/>
                        <w:sz w:val="20"/>
                        <w:szCs w:val="20"/>
                      </w:rPr>
                    </w:rPrChange>
                  </w:rPr>
                </w:pPr>
                <w:sdt>
                  <w:sdtPr>
                    <w:tag w:val="goog_rdk_538"/>
                  </w:sdtPr>
                  <w:sdtContent>
                    <w:r w:rsidDel="00000000" w:rsidR="00000000" w:rsidRPr="00000000">
                      <w:rPr>
                        <w:rtl w:val="0"/>
                      </w:rPr>
                    </w:r>
                  </w:sdtContent>
                </w:sdt>
              </w:p>
            </w:sdtContent>
          </w:sdt>
          <w:sdt>
            <w:sdtPr>
              <w:tag w:val="goog_rdk_541"/>
            </w:sdtPr>
            <w:sdtContent>
              <w:p w:rsidR="00000000" w:rsidDel="00000000" w:rsidP="00000000" w:rsidRDefault="00000000" w:rsidRPr="00000000" w14:paraId="000000EC">
                <w:pPr>
                  <w:spacing w:after="120" w:lineRule="auto"/>
                  <w:ind w:left="283" w:firstLine="0"/>
                  <w:jc w:val="center"/>
                  <w:rPr>
                    <w:rFonts w:ascii="Arial" w:cs="Arial" w:eastAsia="Arial" w:hAnsi="Arial"/>
                    <w:color w:val="ffffff"/>
                    <w:sz w:val="22"/>
                    <w:szCs w:val="22"/>
                    <w:rPrChange w:author="SANDRA PATRICIA HOYOS SEPULVEDA" w:id="1" w:date="2022-04-19T02:57:07Z">
                      <w:rPr>
                        <w:rFonts w:ascii="Arial" w:cs="Arial" w:eastAsia="Arial" w:hAnsi="Arial"/>
                        <w:color w:val="ffffff"/>
                        <w:sz w:val="20"/>
                        <w:szCs w:val="20"/>
                      </w:rPr>
                    </w:rPrChange>
                  </w:rPr>
                </w:pPr>
                <w:sdt>
                  <w:sdtPr>
                    <w:tag w:val="goog_rdk_540"/>
                  </w:sdtPr>
                  <w:sdtContent>
                    <w:r w:rsidDel="00000000" w:rsidR="00000000" w:rsidRPr="00000000">
                      <w:rPr>
                        <w:rFonts w:ascii="Arial" w:cs="Arial" w:eastAsia="Arial" w:hAnsi="Arial"/>
                        <w:color w:val="ffffff"/>
                        <w:sz w:val="22"/>
                        <w:szCs w:val="22"/>
                        <w:rtl w:val="0"/>
                        <w:rPrChange w:author="SANDRA PATRICIA HOYOS SEPULVEDA" w:id="1" w:date="2022-04-19T02:57:07Z">
                          <w:rPr>
                            <w:rFonts w:ascii="Arial" w:cs="Arial" w:eastAsia="Arial" w:hAnsi="Arial"/>
                            <w:color w:val="ffffff"/>
                            <w:sz w:val="20"/>
                            <w:szCs w:val="20"/>
                          </w:rPr>
                        </w:rPrChange>
                      </w:rPr>
                      <w:t xml:space="preserve">Pestañas-Tabs</w:t>
                    </w:r>
                  </w:sdtContent>
                </w:sdt>
              </w:p>
            </w:sdtContent>
          </w:sdt>
          <w:sdt>
            <w:sdtPr>
              <w:tag w:val="goog_rdk_545"/>
            </w:sdtPr>
            <w:sdtContent>
              <w:p w:rsidR="00000000" w:rsidDel="00000000" w:rsidP="00000000" w:rsidRDefault="00000000" w:rsidRPr="00000000" w14:paraId="000000ED">
                <w:pPr>
                  <w:spacing w:after="120" w:lineRule="auto"/>
                  <w:jc w:val="center"/>
                  <w:rPr>
                    <w:rFonts w:ascii="Arial" w:cs="Arial" w:eastAsia="Arial" w:hAnsi="Arial"/>
                    <w:color w:val="ffffff"/>
                    <w:sz w:val="22"/>
                    <w:szCs w:val="22"/>
                    <w:rPrChange w:author="SANDRA PATRICIA HOYOS SEPULVEDA" w:id="1" w:date="2022-04-19T02:57:07Z">
                      <w:rPr>
                        <w:rFonts w:ascii="Arial" w:cs="Arial" w:eastAsia="Arial" w:hAnsi="Arial"/>
                        <w:color w:val="ffffff"/>
                        <w:sz w:val="20"/>
                        <w:szCs w:val="20"/>
                      </w:rPr>
                    </w:rPrChange>
                  </w:rPr>
                </w:pPr>
                <w:sdt>
                  <w:sdtPr>
                    <w:tag w:val="goog_rdk_542"/>
                  </w:sdtPr>
                  <w:sdtContent>
                    <w:commentRangeStart w:id="16"/>
                  </w:sdtContent>
                </w:sdt>
                <w:sdt>
                  <w:sdtPr>
                    <w:tag w:val="goog_rdk_543"/>
                  </w:sdtPr>
                  <w:sdtContent>
                    <w:r w:rsidDel="00000000" w:rsidR="00000000" w:rsidRPr="00000000">
                      <w:rPr>
                        <w:rFonts w:ascii="Arial" w:cs="Arial" w:eastAsia="Arial" w:hAnsi="Arial"/>
                        <w:color w:val="ffffff"/>
                        <w:sz w:val="22"/>
                        <w:szCs w:val="22"/>
                        <w:rtl w:val="0"/>
                        <w:rPrChange w:author="SANDRA PATRICIA HOYOS SEPULVEDA" w:id="1" w:date="2022-04-19T02:57:07Z">
                          <w:rPr>
                            <w:rFonts w:ascii="Arial" w:cs="Arial" w:eastAsia="Arial" w:hAnsi="Arial"/>
                            <w:color w:val="ffffff"/>
                            <w:sz w:val="20"/>
                            <w:szCs w:val="20"/>
                          </w:rPr>
                        </w:rPrChange>
                      </w:rPr>
                      <w:t xml:space="preserve">CF01_2_Enfoques</w:t>
                    </w:r>
                  </w:sdtContent>
                </w:sdt>
                <w:commentRangeEnd w:id="16"/>
                <w:r w:rsidDel="00000000" w:rsidR="00000000" w:rsidRPr="00000000">
                  <w:commentReference w:id="16"/>
                </w:r>
                <w:sdt>
                  <w:sdtPr>
                    <w:tag w:val="goog_rdk_544"/>
                  </w:sdtPr>
                  <w:sdtContent>
                    <w:r w:rsidDel="00000000" w:rsidR="00000000" w:rsidRPr="00000000">
                      <w:rPr>
                        <w:rtl w:val="0"/>
                      </w:rPr>
                    </w:r>
                  </w:sdtContent>
                </w:sdt>
              </w:p>
            </w:sdtContent>
          </w:sdt>
          <w:sdt>
            <w:sdtPr>
              <w:tag w:val="goog_rdk_547"/>
            </w:sdtPr>
            <w:sdtContent>
              <w:p w:rsidR="00000000" w:rsidDel="00000000" w:rsidP="00000000" w:rsidRDefault="00000000" w:rsidRPr="00000000" w14:paraId="000000EE">
                <w:pPr>
                  <w:spacing w:after="120" w:lineRule="auto"/>
                  <w:jc w:val="center"/>
                  <w:rPr>
                    <w:rFonts w:ascii="Arial" w:cs="Arial" w:eastAsia="Arial" w:hAnsi="Arial"/>
                    <w:color w:val="231f20"/>
                    <w:sz w:val="22"/>
                    <w:szCs w:val="22"/>
                    <w:rPrChange w:author="SANDRA PATRICIA HOYOS SEPULVEDA" w:id="1" w:date="2022-04-19T02:57:07Z">
                      <w:rPr>
                        <w:rFonts w:ascii="Arial" w:cs="Arial" w:eastAsia="Arial" w:hAnsi="Arial"/>
                        <w:color w:val="231f20"/>
                        <w:sz w:val="20"/>
                        <w:szCs w:val="20"/>
                      </w:rPr>
                    </w:rPrChange>
                  </w:rPr>
                </w:pPr>
                <w:sdt>
                  <w:sdtPr>
                    <w:tag w:val="goog_rdk_546"/>
                  </w:sdtPr>
                  <w:sdtContent>
                    <w:r w:rsidDel="00000000" w:rsidR="00000000" w:rsidRPr="00000000">
                      <w:rPr>
                        <w:rtl w:val="0"/>
                      </w:rPr>
                    </w:r>
                  </w:sdtContent>
                </w:sdt>
              </w:p>
            </w:sdtContent>
          </w:sdt>
        </w:tc>
      </w:tr>
    </w:tbl>
    <w:sdt>
      <w:sdtPr>
        <w:tag w:val="goog_rdk_549"/>
      </w:sdtPr>
      <w:sdtContent>
        <w:p w:rsidR="00000000" w:rsidDel="00000000" w:rsidP="00000000" w:rsidRDefault="00000000" w:rsidRPr="00000000" w14:paraId="000000EF">
          <w:pPr>
            <w:spacing w:after="240" w:before="240" w:lineRule="auto"/>
            <w:jc w:val="both"/>
            <w:rPr>
              <w:b w:val="1"/>
              <w:color w:val="000000"/>
              <w:rPrChange w:author="SANDRA PATRICIA HOYOS SEPULVEDA" w:id="1" w:date="2022-04-19T02:57:07Z">
                <w:rPr>
                  <w:b w:val="1"/>
                  <w:color w:val="000000"/>
                  <w:sz w:val="20"/>
                  <w:szCs w:val="20"/>
                </w:rPr>
              </w:rPrChange>
            </w:rPr>
            <w:pPrChange w:author="SANDRA PATRICIA HOYOS SEPULVEDA" w:id="0" w:date="2022-04-19T02:55:46Z">
              <w:pPr>
                <w:spacing w:after="240" w:before="240" w:lineRule="auto"/>
              </w:pPr>
            </w:pPrChange>
          </w:pPr>
          <w:sdt>
            <w:sdtPr>
              <w:tag w:val="goog_rdk_548"/>
            </w:sdtPr>
            <w:sdtContent>
              <w:r w:rsidDel="00000000" w:rsidR="00000000" w:rsidRPr="00000000">
                <w:rPr>
                  <w:b w:val="1"/>
                  <w:color w:val="000000"/>
                  <w:rtl w:val="0"/>
                  <w:rPrChange w:author="SANDRA PATRICIA HOYOS SEPULVEDA" w:id="1" w:date="2022-04-19T02:57:07Z">
                    <w:rPr>
                      <w:b w:val="1"/>
                      <w:color w:val="000000"/>
                      <w:sz w:val="20"/>
                      <w:szCs w:val="20"/>
                    </w:rPr>
                  </w:rPrChange>
                </w:rPr>
                <w:t xml:space="preserve">Características</w:t>
              </w:r>
            </w:sdtContent>
          </w:sdt>
        </w:p>
      </w:sdtContent>
    </w:sdt>
    <w:sdt>
      <w:sdtPr>
        <w:tag w:val="goog_rdk_551"/>
      </w:sdtPr>
      <w:sdtContent>
        <w:p w:rsidR="00000000" w:rsidDel="00000000" w:rsidP="00000000" w:rsidRDefault="00000000" w:rsidRPr="00000000" w14:paraId="000000F0">
          <w:pPr>
            <w:spacing w:after="240" w:before="240" w:lineRule="auto"/>
            <w:jc w:val="both"/>
            <w:rPr>
              <w:color w:val="000000"/>
              <w:rPrChange w:author="SANDRA PATRICIA HOYOS SEPULVEDA" w:id="1" w:date="2022-04-19T02:57:07Z">
                <w:rPr>
                  <w:color w:val="000000"/>
                  <w:sz w:val="20"/>
                  <w:szCs w:val="20"/>
                </w:rPr>
              </w:rPrChange>
            </w:rPr>
            <w:pPrChange w:author="SANDRA PATRICIA HOYOS SEPULVEDA" w:id="0" w:date="2022-04-19T02:55:46Z">
              <w:pPr>
                <w:spacing w:after="240" w:before="240" w:lineRule="auto"/>
              </w:pPr>
            </w:pPrChange>
          </w:pPr>
          <w:sdt>
            <w:sdtPr>
              <w:tag w:val="goog_rdk_550"/>
            </w:sdtPr>
            <w:sdtContent>
              <w:r w:rsidDel="00000000" w:rsidR="00000000" w:rsidRPr="00000000">
                <w:rPr>
                  <w:color w:val="000000"/>
                  <w:rtl w:val="0"/>
                  <w:rPrChange w:author="SANDRA PATRICIA HOYOS SEPULVEDA" w:id="1" w:date="2022-04-19T02:57:07Z">
                    <w:rPr>
                      <w:color w:val="000000"/>
                      <w:sz w:val="20"/>
                      <w:szCs w:val="20"/>
                    </w:rPr>
                  </w:rPrChange>
                </w:rPr>
                <w:t xml:space="preserve">Para lograr obtener entornos saludables se definen las siguientes características:</w:t>
              </w:r>
            </w:sdtContent>
          </w:sdt>
        </w:p>
      </w:sdtContent>
    </w:sdt>
    <w:sdt>
      <w:sdtPr>
        <w:tag w:val="goog_rdk_553"/>
      </w:sdtPr>
      <w:sdtContent>
        <w:p w:rsidR="00000000" w:rsidDel="00000000" w:rsidP="00000000" w:rsidRDefault="00000000" w:rsidRPr="00000000" w14:paraId="000000F1">
          <w:pPr>
            <w:numPr>
              <w:ilvl w:val="0"/>
              <w:numId w:val="3"/>
            </w:numPr>
            <w:spacing w:before="240" w:lineRule="auto"/>
            <w:ind w:left="720" w:hanging="360"/>
            <w:rPr>
              <w:rFonts w:ascii="Arial" w:cs="Arial" w:eastAsia="Arial" w:hAnsi="Arial"/>
              <w:color w:val="000000"/>
              <w:sz w:val="20"/>
              <w:szCs w:val="20"/>
              <w:rPrChange w:author="SANDRA PATRICIA HOYOS SEPULVEDA" w:id="0" w:date="2022-04-19T02:57:12Z">
                <w:rPr>
                  <w:color w:val="000000"/>
                  <w:sz w:val="20"/>
                  <w:szCs w:val="20"/>
                </w:rPr>
              </w:rPrChange>
            </w:rPr>
            <w:pPrChange w:author="SANDRA PATRICIA HOYOS SEPULVEDA" w:id="0" w:date="2022-04-19T02:57:12Z">
              <w:pPr>
                <w:numPr>
                  <w:ilvl w:val="0"/>
                  <w:numId w:val="3"/>
                </w:numPr>
                <w:spacing w:before="240" w:lineRule="auto"/>
                <w:ind w:left="720" w:hanging="360"/>
              </w:pPr>
            </w:pPrChange>
          </w:pPr>
          <w:sdt>
            <w:sdtPr>
              <w:tag w:val="goog_rdk_552"/>
            </w:sdtPr>
            <w:sdtContent>
              <w:r w:rsidDel="00000000" w:rsidR="00000000" w:rsidRPr="00000000">
                <w:rPr>
                  <w:color w:val="000000"/>
                  <w:rtl w:val="0"/>
                  <w:rPrChange w:author="SANDRA PATRICIA HOYOS SEPULVEDA" w:id="1" w:date="2022-04-19T02:57:07Z">
                    <w:rPr>
                      <w:color w:val="000000"/>
                      <w:sz w:val="20"/>
                      <w:szCs w:val="20"/>
                    </w:rPr>
                  </w:rPrChange>
                </w:rPr>
                <w:t xml:space="preserve">Favorecen el desarrollo humano sostenible.</w:t>
              </w:r>
            </w:sdtContent>
          </w:sdt>
        </w:p>
      </w:sdtContent>
    </w:sdt>
    <w:sdt>
      <w:sdtPr>
        <w:tag w:val="goog_rdk_555"/>
      </w:sdtPr>
      <w:sdtContent>
        <w:p w:rsidR="00000000" w:rsidDel="00000000" w:rsidP="00000000" w:rsidRDefault="00000000" w:rsidRPr="00000000" w14:paraId="000000F2">
          <w:pPr>
            <w:numPr>
              <w:ilvl w:val="0"/>
              <w:numId w:val="3"/>
            </w:numPr>
            <w:ind w:left="720" w:hanging="360"/>
            <w:rPr>
              <w:rFonts w:ascii="Arial" w:cs="Arial" w:eastAsia="Arial" w:hAnsi="Arial"/>
              <w:color w:val="000000"/>
              <w:sz w:val="20"/>
              <w:szCs w:val="20"/>
              <w:rPrChange w:author="SANDRA PATRICIA HOYOS SEPULVEDA" w:id="0" w:date="2022-04-19T02:57:12Z">
                <w:rPr>
                  <w:color w:val="000000"/>
                  <w:sz w:val="20"/>
                  <w:szCs w:val="20"/>
                </w:rPr>
              </w:rPrChange>
            </w:rPr>
            <w:pPrChange w:author="SANDRA PATRICIA HOYOS SEPULVEDA" w:id="0" w:date="2022-04-19T02:57:12Z">
              <w:pPr>
                <w:numPr>
                  <w:ilvl w:val="0"/>
                  <w:numId w:val="3"/>
                </w:numPr>
                <w:ind w:left="720" w:hanging="360"/>
              </w:pPr>
            </w:pPrChange>
          </w:pPr>
          <w:sdt>
            <w:sdtPr>
              <w:tag w:val="goog_rdk_554"/>
            </w:sdtPr>
            <w:sdtContent>
              <w:r w:rsidDel="00000000" w:rsidR="00000000" w:rsidRPr="00000000">
                <w:rPr>
                  <w:color w:val="000000"/>
                  <w:rtl w:val="0"/>
                  <w:rPrChange w:author="SANDRA PATRICIA HOYOS SEPULVEDA" w:id="1" w:date="2022-04-19T02:57:07Z">
                    <w:rPr>
                      <w:color w:val="000000"/>
                      <w:sz w:val="20"/>
                      <w:szCs w:val="20"/>
                    </w:rPr>
                  </w:rPrChange>
                </w:rPr>
                <w:t xml:space="preserve">Promueven el desarrollo de capacidades.</w:t>
              </w:r>
            </w:sdtContent>
          </w:sdt>
        </w:p>
      </w:sdtContent>
    </w:sdt>
    <w:sdt>
      <w:sdtPr>
        <w:tag w:val="goog_rdk_557"/>
      </w:sdtPr>
      <w:sdtContent>
        <w:p w:rsidR="00000000" w:rsidDel="00000000" w:rsidP="00000000" w:rsidRDefault="00000000" w:rsidRPr="00000000" w14:paraId="000000F3">
          <w:pPr>
            <w:numPr>
              <w:ilvl w:val="0"/>
              <w:numId w:val="3"/>
            </w:numPr>
            <w:ind w:left="720" w:hanging="360"/>
            <w:rPr>
              <w:rFonts w:ascii="Arial" w:cs="Arial" w:eastAsia="Arial" w:hAnsi="Arial"/>
              <w:color w:val="000000"/>
              <w:sz w:val="20"/>
              <w:szCs w:val="20"/>
              <w:rPrChange w:author="SANDRA PATRICIA HOYOS SEPULVEDA" w:id="0" w:date="2022-04-19T02:57:12Z">
                <w:rPr>
                  <w:color w:val="000000"/>
                  <w:sz w:val="20"/>
                  <w:szCs w:val="20"/>
                </w:rPr>
              </w:rPrChange>
            </w:rPr>
            <w:pPrChange w:author="SANDRA PATRICIA HOYOS SEPULVEDA" w:id="0" w:date="2022-04-19T02:57:12Z">
              <w:pPr>
                <w:numPr>
                  <w:ilvl w:val="0"/>
                  <w:numId w:val="3"/>
                </w:numPr>
                <w:ind w:left="720" w:hanging="360"/>
              </w:pPr>
            </w:pPrChange>
          </w:pPr>
          <w:sdt>
            <w:sdtPr>
              <w:tag w:val="goog_rdk_556"/>
            </w:sdtPr>
            <w:sdtContent>
              <w:r w:rsidDel="00000000" w:rsidR="00000000" w:rsidRPr="00000000">
                <w:rPr>
                  <w:color w:val="000000"/>
                  <w:rtl w:val="0"/>
                  <w:rPrChange w:author="SANDRA PATRICIA HOYOS SEPULVEDA" w:id="1" w:date="2022-04-19T02:57:07Z">
                    <w:rPr>
                      <w:color w:val="000000"/>
                      <w:sz w:val="20"/>
                      <w:szCs w:val="20"/>
                    </w:rPr>
                  </w:rPrChange>
                </w:rPr>
                <w:t xml:space="preserve">Contribuyen al bienestar individual y colectivo.</w:t>
              </w:r>
            </w:sdtContent>
          </w:sdt>
        </w:p>
      </w:sdtContent>
    </w:sdt>
    <w:sdt>
      <w:sdtPr>
        <w:tag w:val="goog_rdk_559"/>
      </w:sdtPr>
      <w:sdtContent>
        <w:p w:rsidR="00000000" w:rsidDel="00000000" w:rsidP="00000000" w:rsidRDefault="00000000" w:rsidRPr="00000000" w14:paraId="000000F4">
          <w:pPr>
            <w:numPr>
              <w:ilvl w:val="0"/>
              <w:numId w:val="3"/>
            </w:numPr>
            <w:ind w:left="720" w:hanging="360"/>
            <w:rPr>
              <w:rFonts w:ascii="Arial" w:cs="Arial" w:eastAsia="Arial" w:hAnsi="Arial"/>
              <w:color w:val="000000"/>
              <w:sz w:val="20"/>
              <w:szCs w:val="20"/>
              <w:rPrChange w:author="SANDRA PATRICIA HOYOS SEPULVEDA" w:id="0" w:date="2022-04-19T02:57:12Z">
                <w:rPr>
                  <w:color w:val="000000"/>
                  <w:sz w:val="20"/>
                  <w:szCs w:val="20"/>
                </w:rPr>
              </w:rPrChange>
            </w:rPr>
            <w:pPrChange w:author="SANDRA PATRICIA HOYOS SEPULVEDA" w:id="0" w:date="2022-04-19T02:57:12Z">
              <w:pPr>
                <w:numPr>
                  <w:ilvl w:val="0"/>
                  <w:numId w:val="3"/>
                </w:numPr>
                <w:ind w:left="720" w:hanging="360"/>
              </w:pPr>
            </w:pPrChange>
          </w:pPr>
          <w:sdt>
            <w:sdtPr>
              <w:tag w:val="goog_rdk_558"/>
            </w:sdtPr>
            <w:sdtContent>
              <w:r w:rsidDel="00000000" w:rsidR="00000000" w:rsidRPr="00000000">
                <w:rPr>
                  <w:color w:val="000000"/>
                  <w:rtl w:val="0"/>
                  <w:rPrChange w:author="SANDRA PATRICIA HOYOS SEPULVEDA" w:id="1" w:date="2022-04-19T02:57:07Z">
                    <w:rPr>
                      <w:color w:val="000000"/>
                      <w:sz w:val="20"/>
                      <w:szCs w:val="20"/>
                    </w:rPr>
                  </w:rPrChange>
                </w:rPr>
                <w:t xml:space="preserve">Producen y re-significan prácticas y normas que se constituyen en formas de relacionarse.</w:t>
              </w:r>
            </w:sdtContent>
          </w:sdt>
        </w:p>
      </w:sdtContent>
    </w:sdt>
    <w:sdt>
      <w:sdtPr>
        <w:tag w:val="goog_rdk_561"/>
      </w:sdtPr>
      <w:sdtContent>
        <w:p w:rsidR="00000000" w:rsidDel="00000000" w:rsidP="00000000" w:rsidRDefault="00000000" w:rsidRPr="00000000" w14:paraId="000000F5">
          <w:pPr>
            <w:numPr>
              <w:ilvl w:val="0"/>
              <w:numId w:val="3"/>
            </w:numPr>
            <w:ind w:left="720" w:hanging="360"/>
            <w:rPr>
              <w:rFonts w:ascii="Arial" w:cs="Arial" w:eastAsia="Arial" w:hAnsi="Arial"/>
              <w:color w:val="000000"/>
              <w:sz w:val="20"/>
              <w:szCs w:val="20"/>
              <w:rPrChange w:author="SANDRA PATRICIA HOYOS SEPULVEDA" w:id="0" w:date="2022-04-19T02:57:12Z">
                <w:rPr>
                  <w:color w:val="000000"/>
                  <w:sz w:val="20"/>
                  <w:szCs w:val="20"/>
                </w:rPr>
              </w:rPrChange>
            </w:rPr>
            <w:pPrChange w:author="SANDRA PATRICIA HOYOS SEPULVEDA" w:id="0" w:date="2022-04-19T02:57:12Z">
              <w:pPr>
                <w:numPr>
                  <w:ilvl w:val="0"/>
                  <w:numId w:val="3"/>
                </w:numPr>
                <w:ind w:left="720" w:hanging="360"/>
              </w:pPr>
            </w:pPrChange>
          </w:pPr>
          <w:sdt>
            <w:sdtPr>
              <w:tag w:val="goog_rdk_560"/>
            </w:sdtPr>
            <w:sdtContent>
              <w:r w:rsidDel="00000000" w:rsidR="00000000" w:rsidRPr="00000000">
                <w:rPr>
                  <w:color w:val="000000"/>
                  <w:rtl w:val="0"/>
                  <w:rPrChange w:author="SANDRA PATRICIA HOYOS SEPULVEDA" w:id="1" w:date="2022-04-19T02:57:07Z">
                    <w:rPr>
                      <w:color w:val="000000"/>
                      <w:sz w:val="20"/>
                      <w:szCs w:val="20"/>
                    </w:rPr>
                  </w:rPrChange>
                </w:rPr>
                <w:t xml:space="preserve">Permiten la gestión y el ejercicio de los derechos y mejores condiciones y calidad de vida.</w:t>
              </w:r>
            </w:sdtContent>
          </w:sdt>
        </w:p>
      </w:sdtContent>
    </w:sdt>
    <w:sdt>
      <w:sdtPr>
        <w:tag w:val="goog_rdk_563"/>
      </w:sdtPr>
      <w:sdtContent>
        <w:p w:rsidR="00000000" w:rsidDel="00000000" w:rsidP="00000000" w:rsidRDefault="00000000" w:rsidRPr="00000000" w14:paraId="000000F6">
          <w:pPr>
            <w:numPr>
              <w:ilvl w:val="0"/>
              <w:numId w:val="3"/>
            </w:numPr>
            <w:ind w:left="720" w:hanging="360"/>
            <w:rPr>
              <w:rFonts w:ascii="Arial" w:cs="Arial" w:eastAsia="Arial" w:hAnsi="Arial"/>
              <w:color w:val="000000"/>
              <w:sz w:val="20"/>
              <w:szCs w:val="20"/>
              <w:rPrChange w:author="SANDRA PATRICIA HOYOS SEPULVEDA" w:id="0" w:date="2022-04-19T02:57:12Z">
                <w:rPr>
                  <w:color w:val="000000"/>
                  <w:sz w:val="20"/>
                  <w:szCs w:val="20"/>
                </w:rPr>
              </w:rPrChange>
            </w:rPr>
            <w:pPrChange w:author="SANDRA PATRICIA HOYOS SEPULVEDA" w:id="0" w:date="2022-04-19T02:57:12Z">
              <w:pPr>
                <w:numPr>
                  <w:ilvl w:val="0"/>
                  <w:numId w:val="3"/>
                </w:numPr>
                <w:ind w:left="720" w:hanging="360"/>
              </w:pPr>
            </w:pPrChange>
          </w:pPr>
          <w:sdt>
            <w:sdtPr>
              <w:tag w:val="goog_rdk_562"/>
            </w:sdtPr>
            <w:sdtContent>
              <w:r w:rsidDel="00000000" w:rsidR="00000000" w:rsidRPr="00000000">
                <w:rPr>
                  <w:color w:val="000000"/>
                  <w:rtl w:val="0"/>
                  <w:rPrChange w:author="SANDRA PATRICIA HOYOS SEPULVEDA" w:id="1" w:date="2022-04-19T02:57:07Z">
                    <w:rPr>
                      <w:color w:val="000000"/>
                      <w:sz w:val="20"/>
                      <w:szCs w:val="20"/>
                    </w:rPr>
                  </w:rPrChange>
                </w:rPr>
                <w:t xml:space="preserve">Generan condiciones de protección, seguridad, convivencia, cuidado y equidad.</w:t>
              </w:r>
            </w:sdtContent>
          </w:sdt>
        </w:p>
      </w:sdtContent>
    </w:sdt>
    <w:sdt>
      <w:sdtPr>
        <w:tag w:val="goog_rdk_565"/>
      </w:sdtPr>
      <w:sdtContent>
        <w:p w:rsidR="00000000" w:rsidDel="00000000" w:rsidP="00000000" w:rsidRDefault="00000000" w:rsidRPr="00000000" w14:paraId="000000F7">
          <w:pPr>
            <w:numPr>
              <w:ilvl w:val="0"/>
              <w:numId w:val="3"/>
            </w:numPr>
            <w:ind w:left="720" w:hanging="360"/>
            <w:rPr>
              <w:rFonts w:ascii="Arial" w:cs="Arial" w:eastAsia="Arial" w:hAnsi="Arial"/>
              <w:color w:val="000000"/>
              <w:sz w:val="20"/>
              <w:szCs w:val="20"/>
              <w:rPrChange w:author="SANDRA PATRICIA HOYOS SEPULVEDA" w:id="0" w:date="2022-04-19T02:57:12Z">
                <w:rPr>
                  <w:color w:val="000000"/>
                  <w:sz w:val="20"/>
                  <w:szCs w:val="20"/>
                </w:rPr>
              </w:rPrChange>
            </w:rPr>
            <w:pPrChange w:author="SANDRA PATRICIA HOYOS SEPULVEDA" w:id="0" w:date="2022-04-19T02:57:12Z">
              <w:pPr>
                <w:numPr>
                  <w:ilvl w:val="0"/>
                  <w:numId w:val="3"/>
                </w:numPr>
                <w:ind w:left="720" w:hanging="360"/>
              </w:pPr>
            </w:pPrChange>
          </w:pPr>
          <w:sdt>
            <w:sdtPr>
              <w:tag w:val="goog_rdk_564"/>
            </w:sdtPr>
            <w:sdtContent>
              <w:r w:rsidDel="00000000" w:rsidR="00000000" w:rsidRPr="00000000">
                <w:rPr>
                  <w:color w:val="000000"/>
                  <w:rtl w:val="0"/>
                  <w:rPrChange w:author="SANDRA PATRICIA HOYOS SEPULVEDA" w:id="1" w:date="2022-04-19T02:57:07Z">
                    <w:rPr>
                      <w:color w:val="000000"/>
                      <w:sz w:val="20"/>
                      <w:szCs w:val="20"/>
                    </w:rPr>
                  </w:rPrChange>
                </w:rPr>
                <w:t xml:space="preserve">Fomentan la inclusión, el respeto y reconocimiento de la diversidad.</w:t>
              </w:r>
            </w:sdtContent>
          </w:sdt>
        </w:p>
      </w:sdtContent>
    </w:sdt>
    <w:sdt>
      <w:sdtPr>
        <w:tag w:val="goog_rdk_569"/>
      </w:sdtPr>
      <w:sdtContent>
        <w:p w:rsidR="00000000" w:rsidDel="00000000" w:rsidP="00000000" w:rsidRDefault="00000000" w:rsidRPr="00000000" w14:paraId="000000F8">
          <w:pPr>
            <w:numPr>
              <w:ilvl w:val="0"/>
              <w:numId w:val="3"/>
            </w:numPr>
            <w:spacing w:after="240" w:lineRule="auto"/>
            <w:ind w:left="720" w:hanging="360"/>
            <w:jc w:val="both"/>
            <w:rPr>
              <w:ins w:author="SANDRA PATRICIA HOYOS SEPULVEDA" w:id="21" w:date="2022-04-19T02:55:49Z"/>
              <w:rFonts w:ascii="Arial" w:cs="Arial" w:eastAsia="Arial" w:hAnsi="Arial"/>
            </w:rPr>
          </w:pPr>
          <w:sdt>
            <w:sdtPr>
              <w:tag w:val="goog_rdk_566"/>
            </w:sdtPr>
            <w:sdtContent>
              <w:r w:rsidDel="00000000" w:rsidR="00000000" w:rsidRPr="00000000">
                <w:rPr>
                  <w:color w:val="000000"/>
                  <w:rtl w:val="0"/>
                  <w:rPrChange w:author="SANDRA PATRICIA HOYOS SEPULVEDA" w:id="1" w:date="2022-04-19T02:57:07Z">
                    <w:rPr>
                      <w:color w:val="000000"/>
                      <w:sz w:val="20"/>
                      <w:szCs w:val="20"/>
                    </w:rPr>
                  </w:rPrChange>
                </w:rPr>
                <w:t xml:space="preserve">Promueven la participación social y la movilización en torno a la generación de condiciones de bienestar y calidad de vida.</w:t>
              </w:r>
            </w:sdtContent>
          </w:sdt>
          <w:sdt>
            <w:sdtPr>
              <w:tag w:val="goog_rdk_567"/>
            </w:sdtPr>
            <w:sdtContent>
              <w:ins w:author="SANDRA PATRICIA HOYOS SEPULVEDA" w:id="21" w:date="2022-04-19T02:55:49Z"/>
              <w:sdt>
                <w:sdtPr>
                  <w:tag w:val="goog_rdk_568"/>
                </w:sdtPr>
                <w:sdtContent>
                  <w:ins w:author="SANDRA PATRICIA HOYOS SEPULVEDA" w:id="21" w:date="2022-04-19T02:55:49Z">
                    <w:r w:rsidDel="00000000" w:rsidR="00000000" w:rsidRPr="00000000">
                      <w:rPr>
                        <w:rtl w:val="0"/>
                      </w:rPr>
                    </w:r>
                  </w:ins>
                </w:sdtContent>
              </w:sdt>
              <w:ins w:author="SANDRA PATRICIA HOYOS SEPULVEDA" w:id="21" w:date="2022-04-19T02:55:49Z"/>
            </w:sdtContent>
          </w:sdt>
        </w:p>
      </w:sdtContent>
    </w:sdt>
    <w:sdt>
      <w:sdtPr>
        <w:tag w:val="goog_rdk_572"/>
      </w:sdtPr>
      <w:sdtContent>
        <w:p w:rsidR="00000000" w:rsidDel="00000000" w:rsidP="00000000" w:rsidRDefault="00000000" w:rsidRPr="00000000" w14:paraId="000000F9">
          <w:pPr>
            <w:spacing w:after="240" w:lineRule="auto"/>
            <w:jc w:val="both"/>
            <w:rPr>
              <w:ins w:author="SANDRA PATRICIA HOYOS SEPULVEDA" w:id="21" w:date="2022-04-19T02:55:49Z"/>
              <w:color w:val="000000"/>
              <w:rPrChange w:author="SANDRA PATRICIA HOYOS SEPULVEDA" w:id="1" w:date="2022-04-19T02:57:07Z">
                <w:rPr>
                  <w:color w:val="000000"/>
                  <w:sz w:val="20"/>
                  <w:szCs w:val="20"/>
                </w:rPr>
              </w:rPrChange>
            </w:rPr>
          </w:pPr>
          <w:sdt>
            <w:sdtPr>
              <w:tag w:val="goog_rdk_570"/>
            </w:sdtPr>
            <w:sdtContent>
              <w:ins w:author="SANDRA PATRICIA HOYOS SEPULVEDA" w:id="21" w:date="2022-04-19T02:55:49Z"/>
              <w:sdt>
                <w:sdtPr>
                  <w:tag w:val="goog_rdk_571"/>
                </w:sdtPr>
                <w:sdtContent>
                  <w:ins w:author="SANDRA PATRICIA HOYOS SEPULVEDA" w:id="21" w:date="2022-04-19T02:55:49Z">
                    <w:r w:rsidDel="00000000" w:rsidR="00000000" w:rsidRPr="00000000">
                      <w:rPr>
                        <w:rtl w:val="0"/>
                      </w:rPr>
                    </w:r>
                  </w:ins>
                </w:sdtContent>
              </w:sdt>
              <w:ins w:author="SANDRA PATRICIA HOYOS SEPULVEDA" w:id="21" w:date="2022-04-19T02:55:49Z"/>
            </w:sdtContent>
          </w:sdt>
        </w:p>
      </w:sdtContent>
    </w:sdt>
    <w:sdt>
      <w:sdtPr>
        <w:tag w:val="goog_rdk_574"/>
      </w:sdtPr>
      <w:sdtContent>
        <w:p w:rsidR="00000000" w:rsidDel="00000000" w:rsidP="00000000" w:rsidRDefault="00000000" w:rsidRPr="00000000" w14:paraId="000000FA">
          <w:pPr>
            <w:spacing w:after="240" w:lineRule="auto"/>
            <w:jc w:val="both"/>
            <w:rPr>
              <w:rFonts w:ascii="Arial" w:cs="Arial" w:eastAsia="Arial" w:hAnsi="Arial"/>
              <w:b w:val="0"/>
              <w:i w:val="0"/>
              <w:smallCaps w:val="0"/>
              <w:strike w:val="0"/>
              <w:color w:val="000000"/>
              <w:sz w:val="22"/>
              <w:szCs w:val="22"/>
              <w:u w:val="none"/>
              <w:shd w:fill="auto" w:val="clear"/>
              <w:vertAlign w:val="baseline"/>
              <w:rPrChange w:author="SANDRA PATRICIA HOYOS SEPULVEDA" w:id="20" w:date="2022-04-19T02:55:46Z">
                <w:rPr>
                  <w:color w:val="000000"/>
                  <w:sz w:val="20"/>
                  <w:szCs w:val="20"/>
                </w:rPr>
              </w:rPrChange>
            </w:rPr>
            <w:pPrChange w:author="SANDRA PATRICIA HOYOS SEPULVEDA" w:id="0" w:date="2022-04-19T02:55:46Z">
              <w:pPr>
                <w:numPr>
                  <w:ilvl w:val="0"/>
                  <w:numId w:val="3"/>
                </w:numPr>
                <w:spacing w:after="240" w:lineRule="auto"/>
                <w:ind w:left="720" w:hanging="360"/>
              </w:pPr>
            </w:pPrChange>
          </w:pPr>
          <w:sdt>
            <w:sdtPr>
              <w:tag w:val="goog_rdk_573"/>
            </w:sdtPr>
            <w:sdtContent>
              <w:r w:rsidDel="00000000" w:rsidR="00000000" w:rsidRPr="00000000">
                <w:rPr>
                  <w:rtl w:val="0"/>
                </w:rPr>
              </w:r>
            </w:sdtContent>
          </w:sdt>
        </w:p>
      </w:sdtContent>
    </w:sdt>
    <w:sdt>
      <w:sdtPr>
        <w:tag w:val="goog_rdk_576"/>
      </w:sdtPr>
      <w:sdtContent>
        <w:p w:rsidR="00000000" w:rsidDel="00000000" w:rsidP="00000000" w:rsidRDefault="00000000" w:rsidRPr="00000000" w14:paraId="000000FB">
          <w:pPr>
            <w:spacing w:after="240" w:before="240" w:lineRule="auto"/>
            <w:rPr>
              <w:b w:val="1"/>
              <w:color w:val="000000"/>
              <w:rPrChange w:author="SANDRA PATRICIA HOYOS SEPULVEDA" w:id="1" w:date="2022-04-19T02:57:07Z">
                <w:rPr>
                  <w:b w:val="1"/>
                  <w:color w:val="000000"/>
                  <w:sz w:val="20"/>
                  <w:szCs w:val="20"/>
                </w:rPr>
              </w:rPrChange>
            </w:rPr>
          </w:pPr>
          <w:sdt>
            <w:sdtPr>
              <w:tag w:val="goog_rdk_575"/>
            </w:sdtPr>
            <w:sdtContent>
              <w:r w:rsidDel="00000000" w:rsidR="00000000" w:rsidRPr="00000000">
                <w:rPr>
                  <w:b w:val="1"/>
                  <w:color w:val="000000"/>
                  <w:rtl w:val="0"/>
                  <w:rPrChange w:author="SANDRA PATRICIA HOYOS SEPULVEDA" w:id="1" w:date="2022-04-19T02:57:07Z">
                    <w:rPr>
                      <w:b w:val="1"/>
                      <w:color w:val="000000"/>
                      <w:sz w:val="20"/>
                      <w:szCs w:val="20"/>
                    </w:rPr>
                  </w:rPrChange>
                </w:rPr>
                <w:t xml:space="preserve">Componentes y líneas de acción</w:t>
              </w:r>
            </w:sdtContent>
          </w:sdt>
        </w:p>
      </w:sdtContent>
    </w:sdt>
    <w:sdt>
      <w:sdtPr>
        <w:tag w:val="goog_rdk_578"/>
      </w:sdtPr>
      <w:sdtContent>
        <w:p w:rsidR="00000000" w:rsidDel="00000000" w:rsidP="00000000" w:rsidRDefault="00000000" w:rsidRPr="00000000" w14:paraId="000000FC">
          <w:pPr>
            <w:spacing w:after="160" w:lineRule="auto"/>
            <w:jc w:val="both"/>
            <w:rPr>
              <w:color w:val="000000"/>
              <w:rPrChange w:author="SANDRA PATRICIA HOYOS SEPULVEDA" w:id="1" w:date="2022-04-19T02:57:07Z">
                <w:rPr>
                  <w:color w:val="000000"/>
                  <w:sz w:val="20"/>
                  <w:szCs w:val="20"/>
                </w:rPr>
              </w:rPrChange>
            </w:rPr>
            <w:pPrChange w:author="SANDRA PATRICIA HOYOS SEPULVEDA" w:id="0" w:date="2022-04-19T02:55:56Z">
              <w:pPr>
                <w:spacing w:after="160" w:lineRule="auto"/>
              </w:pPr>
            </w:pPrChange>
          </w:pPr>
          <w:sdt>
            <w:sdtPr>
              <w:tag w:val="goog_rdk_577"/>
            </w:sdtPr>
            <w:sdtContent>
              <w:r w:rsidDel="00000000" w:rsidR="00000000" w:rsidRPr="00000000">
                <w:rPr>
                  <w:color w:val="000000"/>
                  <w:rtl w:val="0"/>
                  <w:rPrChange w:author="SANDRA PATRICIA HOYOS SEPULVEDA" w:id="1" w:date="2022-04-19T02:57:07Z">
                    <w:rPr>
                      <w:color w:val="000000"/>
                      <w:sz w:val="20"/>
                      <w:szCs w:val="20"/>
                    </w:rPr>
                  </w:rPrChange>
                </w:rPr>
                <w:t xml:space="preserve">El Ministerio de Salud y Protección Social, como rector y regulador del sistema general de seguridad social en salud y líder del modelo de gestión de la salud pública, define las siguientes líneas estratégicas para el desarrollo del Plan Decenal, que serán abordadas de manera obligatoria, desde la perspectiva diferencial y de derechos: </w:t>
              </w:r>
            </w:sdtContent>
          </w:sdt>
        </w:p>
      </w:sdtContent>
    </w:sdt>
    <w:sdt>
      <w:sdtPr>
        <w:tag w:val="goog_rdk_582"/>
      </w:sdtPr>
      <w:sdtContent>
        <w:p w:rsidR="00000000" w:rsidDel="00000000" w:rsidP="00000000" w:rsidRDefault="00000000" w:rsidRPr="00000000" w14:paraId="000000FD">
          <w:pPr>
            <w:spacing w:after="160" w:lineRule="auto"/>
            <w:ind w:left="1080" w:hanging="360"/>
            <w:jc w:val="both"/>
            <w:rPr>
              <w:color w:val="000000"/>
              <w:rPrChange w:author="SANDRA PATRICIA HOYOS SEPULVEDA" w:id="1" w:date="2022-04-19T02:57:07Z">
                <w:rPr>
                  <w:color w:val="000000"/>
                  <w:sz w:val="20"/>
                  <w:szCs w:val="20"/>
                </w:rPr>
              </w:rPrChange>
            </w:rPr>
            <w:pPrChange w:author="SANDRA PATRICIA HOYOS SEPULVEDA" w:id="0" w:date="2022-04-19T02:55:56Z">
              <w:pPr>
                <w:spacing w:after="160" w:lineRule="auto"/>
                <w:ind w:left="1080" w:hanging="360"/>
              </w:pPr>
            </w:pPrChange>
          </w:pPr>
          <w:sdt>
            <w:sdtPr>
              <w:tag w:val="goog_rdk_580"/>
            </w:sdtPr>
            <w:sdtContent>
              <w:del w:author="SANDRA PATRICIA HOYOS SEPULVEDA" w:id="23" w:date="2022-04-19T02:56:02Z">
                <w:r w:rsidDel="00000000" w:rsidR="00000000" w:rsidRPr="00000000">
                  <w:rPr>
                    <w:color w:val="000000"/>
                    <w:sz w:val="20"/>
                    <w:szCs w:val="20"/>
                  </w:rPr>
                  <w:drawing>
                    <wp:anchor allowOverlap="1" behindDoc="0" distB="0" distT="0" distL="114300" distR="114300" hidden="0" layoutInCell="1" locked="0" relativeHeight="0" simplePos="0">
                      <wp:simplePos x="0" y="0"/>
                      <wp:positionH relativeFrom="margin">
                        <wp:posOffset>2874645</wp:posOffset>
                      </wp:positionH>
                      <wp:positionV relativeFrom="margin">
                        <wp:posOffset>6552565</wp:posOffset>
                      </wp:positionV>
                      <wp:extent cx="3133725" cy="1457325"/>
                      <wp:effectExtent b="0" l="0" r="0" t="0"/>
                      <wp:wrapSquare wrapText="bothSides" distB="0" distT="0" distL="114300" distR="114300"/>
                      <wp:docPr id="156"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3133725" cy="1457325"/>
                              </a:xfrm>
                              <a:prstGeom prst="rect"/>
                              <a:ln/>
                            </pic:spPr>
                          </pic:pic>
                        </a:graphicData>
                      </a:graphic>
                    </wp:anchor>
                  </w:drawing>
                </w:r>
              </w:del>
            </w:sdtContent>
          </w:sdt>
          <w:sdt>
            <w:sdtPr>
              <w:tag w:val="goog_rdk_581"/>
            </w:sdtPr>
            <w:sdtContent>
              <w:r w:rsidDel="00000000" w:rsidR="00000000" w:rsidRPr="00000000">
                <w:rPr>
                  <w:color w:val="000000"/>
                  <w:rtl w:val="0"/>
                  <w:rPrChange w:author="SANDRA PATRICIA HOYOS SEPULVEDA" w:id="1" w:date="2022-04-19T02:57:07Z">
                    <w:rPr>
                      <w:color w:val="000000"/>
                      <w:sz w:val="20"/>
                      <w:szCs w:val="20"/>
                    </w:rPr>
                  </w:rPrChange>
                </w:rPr>
                <w:t xml:space="preserve">1. </w:t>
                <w:tab/>
                <w:t xml:space="preserve">Promoción de la salud.</w:t>
              </w:r>
            </w:sdtContent>
          </w:sdt>
        </w:p>
      </w:sdtContent>
    </w:sdt>
    <w:sdt>
      <w:sdtPr>
        <w:tag w:val="goog_rdk_584"/>
      </w:sdtPr>
      <w:sdtContent>
        <w:p w:rsidR="00000000" w:rsidDel="00000000" w:rsidP="00000000" w:rsidRDefault="00000000" w:rsidRPr="00000000" w14:paraId="000000FE">
          <w:pPr>
            <w:spacing w:after="160" w:lineRule="auto"/>
            <w:ind w:left="1080" w:hanging="360"/>
            <w:jc w:val="both"/>
            <w:rPr>
              <w:color w:val="000000"/>
              <w:rPrChange w:author="SANDRA PATRICIA HOYOS SEPULVEDA" w:id="1" w:date="2022-04-19T02:57:07Z">
                <w:rPr>
                  <w:color w:val="000000"/>
                  <w:sz w:val="20"/>
                  <w:szCs w:val="20"/>
                </w:rPr>
              </w:rPrChange>
            </w:rPr>
            <w:pPrChange w:author="SANDRA PATRICIA HOYOS SEPULVEDA" w:id="0" w:date="2022-04-19T02:55:56Z">
              <w:pPr>
                <w:spacing w:after="160" w:lineRule="auto"/>
                <w:ind w:left="1080" w:hanging="360"/>
              </w:pPr>
            </w:pPrChange>
          </w:pPr>
          <w:sdt>
            <w:sdtPr>
              <w:tag w:val="goog_rdk_583"/>
            </w:sdtPr>
            <w:sdtContent>
              <w:r w:rsidDel="00000000" w:rsidR="00000000" w:rsidRPr="00000000">
                <w:rPr>
                  <w:color w:val="000000"/>
                  <w:rtl w:val="0"/>
                  <w:rPrChange w:author="SANDRA PATRICIA HOYOS SEPULVEDA" w:id="1" w:date="2022-04-19T02:57:07Z">
                    <w:rPr>
                      <w:color w:val="000000"/>
                      <w:sz w:val="20"/>
                      <w:szCs w:val="20"/>
                    </w:rPr>
                  </w:rPrChange>
                </w:rPr>
                <w:t xml:space="preserve">2. </w:t>
                <w:tab/>
                <w:t xml:space="preserve">Prevención.</w:t>
              </w:r>
            </w:sdtContent>
          </w:sdt>
        </w:p>
      </w:sdtContent>
    </w:sdt>
    <w:sdt>
      <w:sdtPr>
        <w:tag w:val="goog_rdk_586"/>
      </w:sdtPr>
      <w:sdtContent>
        <w:p w:rsidR="00000000" w:rsidDel="00000000" w:rsidP="00000000" w:rsidRDefault="00000000" w:rsidRPr="00000000" w14:paraId="000000FF">
          <w:pPr>
            <w:spacing w:after="160" w:lineRule="auto"/>
            <w:ind w:left="1080" w:hanging="360"/>
            <w:jc w:val="both"/>
            <w:rPr>
              <w:color w:val="000000"/>
              <w:rPrChange w:author="SANDRA PATRICIA HOYOS SEPULVEDA" w:id="1" w:date="2022-04-19T02:57:07Z">
                <w:rPr>
                  <w:color w:val="000000"/>
                  <w:sz w:val="20"/>
                  <w:szCs w:val="20"/>
                </w:rPr>
              </w:rPrChange>
            </w:rPr>
            <w:pPrChange w:author="SANDRA PATRICIA HOYOS SEPULVEDA" w:id="0" w:date="2022-04-19T02:55:56Z">
              <w:pPr>
                <w:spacing w:after="160" w:lineRule="auto"/>
                <w:ind w:left="1080" w:hanging="360"/>
              </w:pPr>
            </w:pPrChange>
          </w:pPr>
          <w:sdt>
            <w:sdtPr>
              <w:tag w:val="goog_rdk_585"/>
            </w:sdtPr>
            <w:sdtContent>
              <w:r w:rsidDel="00000000" w:rsidR="00000000" w:rsidRPr="00000000">
                <w:rPr>
                  <w:color w:val="000000"/>
                  <w:rtl w:val="0"/>
                  <w:rPrChange w:author="SANDRA PATRICIA HOYOS SEPULVEDA" w:id="1" w:date="2022-04-19T02:57:07Z">
                    <w:rPr>
                      <w:color w:val="000000"/>
                      <w:sz w:val="20"/>
                      <w:szCs w:val="20"/>
                    </w:rPr>
                  </w:rPrChange>
                </w:rPr>
                <w:t xml:space="preserve">3. </w:t>
                <w:tab/>
                <w:t xml:space="preserve">Atención y rehabilitación.</w:t>
              </w:r>
            </w:sdtContent>
          </w:sdt>
        </w:p>
      </w:sdtContent>
    </w:sdt>
    <w:sdt>
      <w:sdtPr>
        <w:tag w:val="goog_rdk_588"/>
      </w:sdtPr>
      <w:sdtContent>
        <w:p w:rsidR="00000000" w:rsidDel="00000000" w:rsidP="00000000" w:rsidRDefault="00000000" w:rsidRPr="00000000" w14:paraId="00000100">
          <w:pPr>
            <w:spacing w:after="160" w:lineRule="auto"/>
            <w:ind w:left="1080" w:hanging="360"/>
            <w:jc w:val="both"/>
            <w:rPr>
              <w:color w:val="000000"/>
              <w:rPrChange w:author="SANDRA PATRICIA HOYOS SEPULVEDA" w:id="1" w:date="2022-04-19T02:57:07Z">
                <w:rPr>
                  <w:color w:val="000000"/>
                  <w:sz w:val="20"/>
                  <w:szCs w:val="20"/>
                </w:rPr>
              </w:rPrChange>
            </w:rPr>
            <w:pPrChange w:author="SANDRA PATRICIA HOYOS SEPULVEDA" w:id="0" w:date="2022-04-19T02:55:56Z">
              <w:pPr>
                <w:spacing w:after="160" w:lineRule="auto"/>
                <w:ind w:left="1080" w:hanging="360"/>
              </w:pPr>
            </w:pPrChange>
          </w:pPr>
          <w:sdt>
            <w:sdtPr>
              <w:tag w:val="goog_rdk_587"/>
            </w:sdtPr>
            <w:sdtContent>
              <w:r w:rsidDel="00000000" w:rsidR="00000000" w:rsidRPr="00000000">
                <w:rPr>
                  <w:color w:val="000000"/>
                  <w:rtl w:val="0"/>
                  <w:rPrChange w:author="SANDRA PATRICIA HOYOS SEPULVEDA" w:id="1" w:date="2022-04-19T02:57:07Z">
                    <w:rPr>
                      <w:color w:val="000000"/>
                      <w:sz w:val="20"/>
                      <w:szCs w:val="20"/>
                    </w:rPr>
                  </w:rPrChange>
                </w:rPr>
                <w:t xml:space="preserve">4. </w:t>
                <w:tab/>
                <w:t xml:space="preserve">Vigilancia en salud.</w:t>
              </w:r>
            </w:sdtContent>
          </w:sdt>
        </w:p>
      </w:sdtContent>
    </w:sdt>
    <w:sdt>
      <w:sdtPr>
        <w:tag w:val="goog_rdk_590"/>
      </w:sdtPr>
      <w:sdtContent>
        <w:p w:rsidR="00000000" w:rsidDel="00000000" w:rsidP="00000000" w:rsidRDefault="00000000" w:rsidRPr="00000000" w14:paraId="00000101">
          <w:pPr>
            <w:spacing w:after="160" w:lineRule="auto"/>
            <w:ind w:left="1080" w:hanging="360"/>
            <w:jc w:val="both"/>
            <w:rPr>
              <w:color w:val="000000"/>
              <w:rPrChange w:author="SANDRA PATRICIA HOYOS SEPULVEDA" w:id="1" w:date="2022-04-19T02:57:07Z">
                <w:rPr>
                  <w:color w:val="000000"/>
                  <w:sz w:val="20"/>
                  <w:szCs w:val="20"/>
                </w:rPr>
              </w:rPrChange>
            </w:rPr>
            <w:pPrChange w:author="SANDRA PATRICIA HOYOS SEPULVEDA" w:id="0" w:date="2022-04-19T02:55:56Z">
              <w:pPr>
                <w:spacing w:after="160" w:lineRule="auto"/>
                <w:ind w:left="1080" w:hanging="360"/>
              </w:pPr>
            </w:pPrChange>
          </w:pPr>
          <w:sdt>
            <w:sdtPr>
              <w:tag w:val="goog_rdk_589"/>
            </w:sdtPr>
            <w:sdtContent>
              <w:r w:rsidDel="00000000" w:rsidR="00000000" w:rsidRPr="00000000">
                <w:rPr>
                  <w:color w:val="000000"/>
                  <w:rtl w:val="0"/>
                  <w:rPrChange w:author="SANDRA PATRICIA HOYOS SEPULVEDA" w:id="1" w:date="2022-04-19T02:57:07Z">
                    <w:rPr>
                      <w:color w:val="000000"/>
                      <w:sz w:val="20"/>
                      <w:szCs w:val="20"/>
                    </w:rPr>
                  </w:rPrChange>
                </w:rPr>
                <w:t xml:space="preserve">5. </w:t>
                <w:tab/>
                <w:t xml:space="preserve">Gestión del conocimiento.</w:t>
              </w:r>
            </w:sdtContent>
          </w:sdt>
        </w:p>
      </w:sdtContent>
    </w:sdt>
    <w:sdt>
      <w:sdtPr>
        <w:tag w:val="goog_rdk_595"/>
      </w:sdtPr>
      <w:sdtContent>
        <w:p w:rsidR="00000000" w:rsidDel="00000000" w:rsidP="00000000" w:rsidRDefault="00000000" w:rsidRPr="00000000" w14:paraId="00000102">
          <w:pPr>
            <w:spacing w:after="160" w:lineRule="auto"/>
            <w:ind w:left="1080" w:hanging="360"/>
            <w:jc w:val="both"/>
            <w:rPr>
              <w:color w:val="000000"/>
              <w:rPrChange w:author="SANDRA PATRICIA HOYOS SEPULVEDA" w:id="1" w:date="2022-04-19T02:57:07Z">
                <w:rPr>
                  <w:color w:val="000000"/>
                  <w:sz w:val="20"/>
                  <w:szCs w:val="20"/>
                </w:rPr>
              </w:rPrChange>
            </w:rPr>
            <w:pPrChange w:author="SANDRA PATRICIA HOYOS SEPULVEDA" w:id="0" w:date="2022-04-19T02:55:56Z">
              <w:pPr>
                <w:spacing w:after="160" w:lineRule="auto"/>
                <w:ind w:left="1080" w:hanging="360"/>
              </w:pPr>
            </w:pPrChange>
          </w:pPr>
          <w:sdt>
            <w:sdtPr>
              <w:tag w:val="goog_rdk_591"/>
            </w:sdtPr>
            <w:sdtContent>
              <w:r w:rsidDel="00000000" w:rsidR="00000000" w:rsidRPr="00000000">
                <w:rPr>
                  <w:color w:val="000000"/>
                  <w:rtl w:val="0"/>
                  <w:rPrChange w:author="SANDRA PATRICIA HOYOS SEPULVEDA" w:id="1" w:date="2022-04-19T02:57:07Z">
                    <w:rPr>
                      <w:color w:val="000000"/>
                      <w:sz w:val="20"/>
                      <w:szCs w:val="20"/>
                    </w:rPr>
                  </w:rPrChange>
                </w:rPr>
                <w:t xml:space="preserve">6. </w:t>
                <w:tab/>
                <w:t xml:space="preserve">Gestión de la salud pública</w:t>
              </w:r>
            </w:sdtContent>
          </w:sdt>
          <w:sdt>
            <w:sdtPr>
              <w:tag w:val="goog_rdk_592"/>
            </w:sdtPr>
            <w:sdtContent>
              <w:commentRangeStart w:id="17"/>
            </w:sdtContent>
          </w:sdt>
          <w:sdt>
            <w:sdtPr>
              <w:tag w:val="goog_rdk_593"/>
            </w:sdtPr>
            <w:sdtContent>
              <w:r w:rsidDel="00000000" w:rsidR="00000000" w:rsidRPr="00000000">
                <w:rPr>
                  <w:color w:val="000000"/>
                  <w:rtl w:val="0"/>
                  <w:rPrChange w:author="SANDRA PATRICIA HOYOS SEPULVEDA" w:id="1" w:date="2022-04-19T02:57:07Z">
                    <w:rPr>
                      <w:color w:val="000000"/>
                      <w:sz w:val="20"/>
                      <w:szCs w:val="20"/>
                    </w:rPr>
                  </w:rPrChange>
                </w:rPr>
                <w:t xml:space="preserve">.</w:t>
              </w:r>
            </w:sdtContent>
          </w:sdt>
          <w:commentRangeEnd w:id="17"/>
          <w:r w:rsidDel="00000000" w:rsidR="00000000" w:rsidRPr="00000000">
            <w:commentReference w:id="17"/>
          </w:r>
          <w:sdt>
            <w:sdtPr>
              <w:tag w:val="goog_rdk_594"/>
            </w:sdtPr>
            <w:sdtContent>
              <w:r w:rsidDel="00000000" w:rsidR="00000000" w:rsidRPr="00000000">
                <w:rPr>
                  <w:rtl w:val="0"/>
                </w:rPr>
              </w:r>
            </w:sdtContent>
          </w:sdt>
        </w:p>
      </w:sdtContent>
    </w:sdt>
    <w:sdt>
      <w:sdtPr>
        <w:tag w:val="goog_rdk_597"/>
      </w:sdtPr>
      <w:sdtContent>
        <w:p w:rsidR="00000000" w:rsidDel="00000000" w:rsidP="00000000" w:rsidRDefault="00000000" w:rsidRPr="00000000" w14:paraId="00000103">
          <w:pPr>
            <w:spacing w:after="160" w:lineRule="auto"/>
            <w:jc w:val="both"/>
            <w:rPr>
              <w:color w:val="000000"/>
              <w:rPrChange w:author="SANDRA PATRICIA HOYOS SEPULVEDA" w:id="1" w:date="2022-04-19T02:57:07Z">
                <w:rPr>
                  <w:color w:val="000000"/>
                  <w:sz w:val="20"/>
                  <w:szCs w:val="20"/>
                </w:rPr>
              </w:rPrChange>
            </w:rPr>
            <w:pPrChange w:author="SANDRA PATRICIA HOYOS SEPULVEDA" w:id="0" w:date="2022-04-19T02:55:56Z">
              <w:pPr>
                <w:spacing w:after="160" w:lineRule="auto"/>
              </w:pPr>
            </w:pPrChange>
          </w:pPr>
          <w:sdt>
            <w:sdtPr>
              <w:tag w:val="goog_rdk_596"/>
            </w:sdtPr>
            <w:sdtContent>
              <w:r w:rsidDel="00000000" w:rsidR="00000000" w:rsidRPr="00000000">
                <w:rPr>
                  <w:color w:val="000000"/>
                  <w:rtl w:val="0"/>
                  <w:rPrChange w:author="SANDRA PATRICIA HOYOS SEPULVEDA" w:id="1" w:date="2022-04-19T02:57:07Z">
                    <w:rPr>
                      <w:color w:val="000000"/>
                      <w:sz w:val="20"/>
                      <w:szCs w:val="20"/>
                    </w:rPr>
                  </w:rPrChange>
                </w:rPr>
                <w:t xml:space="preserve">En cuanto a los entornos se definen varios componentes:</w:t>
              </w:r>
            </w:sdtContent>
          </w:sdt>
        </w:p>
      </w:sdtContent>
    </w:sdt>
    <w:tbl>
      <w:tblPr>
        <w:tblStyle w:val="Table17"/>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sdt>
            <w:sdtPr>
              <w:tag w:val="goog_rdk_599"/>
            </w:sdtPr>
            <w:sdtContent>
              <w:p w:rsidR="00000000" w:rsidDel="00000000" w:rsidP="00000000" w:rsidRDefault="00000000" w:rsidRPr="00000000" w14:paraId="00000104">
                <w:pPr>
                  <w:spacing w:after="120" w:lineRule="auto"/>
                  <w:ind w:left="283" w:firstLine="0"/>
                  <w:jc w:val="center"/>
                  <w:rPr>
                    <w:rFonts w:ascii="Arial" w:cs="Arial" w:eastAsia="Arial" w:hAnsi="Arial"/>
                    <w:color w:val="ffffff"/>
                    <w:sz w:val="22"/>
                    <w:szCs w:val="22"/>
                    <w:rPrChange w:author="SANDRA PATRICIA HOYOS SEPULVEDA" w:id="1" w:date="2022-04-19T02:57:07Z">
                      <w:rPr>
                        <w:rFonts w:ascii="Arial" w:cs="Arial" w:eastAsia="Arial" w:hAnsi="Arial"/>
                        <w:color w:val="ffffff"/>
                        <w:sz w:val="20"/>
                        <w:szCs w:val="20"/>
                      </w:rPr>
                    </w:rPrChange>
                  </w:rPr>
                </w:pPr>
                <w:sdt>
                  <w:sdtPr>
                    <w:tag w:val="goog_rdk_598"/>
                  </w:sdtPr>
                  <w:sdtContent>
                    <w:r w:rsidDel="00000000" w:rsidR="00000000" w:rsidRPr="00000000">
                      <w:rPr>
                        <w:rtl w:val="0"/>
                      </w:rPr>
                    </w:r>
                  </w:sdtContent>
                </w:sdt>
              </w:p>
            </w:sdtContent>
          </w:sdt>
          <w:sdt>
            <w:sdtPr>
              <w:tag w:val="goog_rdk_601"/>
            </w:sdtPr>
            <w:sdtContent>
              <w:p w:rsidR="00000000" w:rsidDel="00000000" w:rsidP="00000000" w:rsidRDefault="00000000" w:rsidRPr="00000000" w14:paraId="00000105">
                <w:pPr>
                  <w:spacing w:after="120" w:lineRule="auto"/>
                  <w:ind w:left="283" w:firstLine="0"/>
                  <w:jc w:val="center"/>
                  <w:rPr>
                    <w:rFonts w:ascii="Arial" w:cs="Arial" w:eastAsia="Arial" w:hAnsi="Arial"/>
                    <w:color w:val="ffffff"/>
                    <w:sz w:val="22"/>
                    <w:szCs w:val="22"/>
                    <w:rPrChange w:author="SANDRA PATRICIA HOYOS SEPULVEDA" w:id="1" w:date="2022-04-19T02:57:07Z">
                      <w:rPr>
                        <w:rFonts w:ascii="Arial" w:cs="Arial" w:eastAsia="Arial" w:hAnsi="Arial"/>
                        <w:color w:val="ffffff"/>
                        <w:sz w:val="20"/>
                        <w:szCs w:val="20"/>
                      </w:rPr>
                    </w:rPrChange>
                  </w:rPr>
                </w:pPr>
                <w:sdt>
                  <w:sdtPr>
                    <w:tag w:val="goog_rdk_600"/>
                  </w:sdtPr>
                  <w:sdtContent>
                    <w:r w:rsidDel="00000000" w:rsidR="00000000" w:rsidRPr="00000000">
                      <w:rPr>
                        <w:rFonts w:ascii="Arial" w:cs="Arial" w:eastAsia="Arial" w:hAnsi="Arial"/>
                        <w:color w:val="ffffff"/>
                        <w:sz w:val="22"/>
                        <w:szCs w:val="22"/>
                        <w:rtl w:val="0"/>
                        <w:rPrChange w:author="SANDRA PATRICIA HOYOS SEPULVEDA" w:id="1" w:date="2022-04-19T02:57:07Z">
                          <w:rPr>
                            <w:rFonts w:ascii="Arial" w:cs="Arial" w:eastAsia="Arial" w:hAnsi="Arial"/>
                            <w:color w:val="ffffff"/>
                            <w:sz w:val="20"/>
                            <w:szCs w:val="20"/>
                          </w:rPr>
                        </w:rPrChange>
                      </w:rPr>
                      <w:t xml:space="preserve">Acordeón</w:t>
                    </w:r>
                  </w:sdtContent>
                </w:sdt>
              </w:p>
            </w:sdtContent>
          </w:sdt>
          <w:sdt>
            <w:sdtPr>
              <w:tag w:val="goog_rdk_605"/>
            </w:sdtPr>
            <w:sdtContent>
              <w:p w:rsidR="00000000" w:rsidDel="00000000" w:rsidP="00000000" w:rsidRDefault="00000000" w:rsidRPr="00000000" w14:paraId="00000106">
                <w:pPr>
                  <w:spacing w:after="120" w:lineRule="auto"/>
                  <w:jc w:val="center"/>
                  <w:rPr>
                    <w:rFonts w:ascii="Arial" w:cs="Arial" w:eastAsia="Arial" w:hAnsi="Arial"/>
                    <w:color w:val="ffffff"/>
                    <w:sz w:val="22"/>
                    <w:szCs w:val="22"/>
                    <w:rPrChange w:author="SANDRA PATRICIA HOYOS SEPULVEDA" w:id="1" w:date="2022-04-19T02:57:07Z">
                      <w:rPr>
                        <w:rFonts w:ascii="Arial" w:cs="Arial" w:eastAsia="Arial" w:hAnsi="Arial"/>
                        <w:color w:val="ffffff"/>
                        <w:sz w:val="20"/>
                        <w:szCs w:val="20"/>
                      </w:rPr>
                    </w:rPrChange>
                  </w:rPr>
                </w:pPr>
                <w:sdt>
                  <w:sdtPr>
                    <w:tag w:val="goog_rdk_602"/>
                  </w:sdtPr>
                  <w:sdtContent>
                    <w:commentRangeStart w:id="18"/>
                  </w:sdtContent>
                </w:sdt>
                <w:sdt>
                  <w:sdtPr>
                    <w:tag w:val="goog_rdk_603"/>
                  </w:sdtPr>
                  <w:sdtContent>
                    <w:r w:rsidDel="00000000" w:rsidR="00000000" w:rsidRPr="00000000">
                      <w:rPr>
                        <w:rFonts w:ascii="Arial" w:cs="Arial" w:eastAsia="Arial" w:hAnsi="Arial"/>
                        <w:color w:val="ffffff"/>
                        <w:sz w:val="22"/>
                        <w:szCs w:val="22"/>
                        <w:rtl w:val="0"/>
                        <w:rPrChange w:author="SANDRA PATRICIA HOYOS SEPULVEDA" w:id="1" w:date="2022-04-19T02:57:07Z">
                          <w:rPr>
                            <w:rFonts w:ascii="Arial" w:cs="Arial" w:eastAsia="Arial" w:hAnsi="Arial"/>
                            <w:color w:val="ffffff"/>
                            <w:sz w:val="20"/>
                            <w:szCs w:val="20"/>
                          </w:rPr>
                        </w:rPrChange>
                      </w:rPr>
                      <w:t xml:space="preserve">CF01_2_Componentes</w:t>
                    </w:r>
                  </w:sdtContent>
                </w:sdt>
                <w:commentRangeEnd w:id="18"/>
                <w:r w:rsidDel="00000000" w:rsidR="00000000" w:rsidRPr="00000000">
                  <w:commentReference w:id="18"/>
                </w:r>
                <w:sdt>
                  <w:sdtPr>
                    <w:tag w:val="goog_rdk_604"/>
                  </w:sdtPr>
                  <w:sdtContent>
                    <w:r w:rsidDel="00000000" w:rsidR="00000000" w:rsidRPr="00000000">
                      <w:rPr>
                        <w:rtl w:val="0"/>
                      </w:rPr>
                    </w:r>
                  </w:sdtContent>
                </w:sdt>
              </w:p>
            </w:sdtContent>
          </w:sdt>
          <w:sdt>
            <w:sdtPr>
              <w:tag w:val="goog_rdk_607"/>
            </w:sdtPr>
            <w:sdtContent>
              <w:p w:rsidR="00000000" w:rsidDel="00000000" w:rsidP="00000000" w:rsidRDefault="00000000" w:rsidRPr="00000000" w14:paraId="00000107">
                <w:pPr>
                  <w:spacing w:after="120" w:lineRule="auto"/>
                  <w:jc w:val="center"/>
                  <w:rPr>
                    <w:rFonts w:ascii="Arial" w:cs="Arial" w:eastAsia="Arial" w:hAnsi="Arial"/>
                    <w:color w:val="231f20"/>
                    <w:sz w:val="22"/>
                    <w:szCs w:val="22"/>
                    <w:rPrChange w:author="SANDRA PATRICIA HOYOS SEPULVEDA" w:id="1" w:date="2022-04-19T02:57:07Z">
                      <w:rPr>
                        <w:rFonts w:ascii="Arial" w:cs="Arial" w:eastAsia="Arial" w:hAnsi="Arial"/>
                        <w:color w:val="231f20"/>
                        <w:sz w:val="20"/>
                        <w:szCs w:val="20"/>
                      </w:rPr>
                    </w:rPrChange>
                  </w:rPr>
                </w:pPr>
                <w:sdt>
                  <w:sdtPr>
                    <w:tag w:val="goog_rdk_606"/>
                  </w:sdtPr>
                  <w:sdtContent>
                    <w:r w:rsidDel="00000000" w:rsidR="00000000" w:rsidRPr="00000000">
                      <w:rPr>
                        <w:rtl w:val="0"/>
                      </w:rPr>
                    </w:r>
                  </w:sdtContent>
                </w:sdt>
              </w:p>
            </w:sdtContent>
          </w:sdt>
        </w:tc>
      </w:tr>
    </w:tbl>
    <w:sdt>
      <w:sdtPr>
        <w:tag w:val="goog_rdk_609"/>
      </w:sdtPr>
      <w:sdtContent>
        <w:p w:rsidR="00000000" w:rsidDel="00000000" w:rsidP="00000000" w:rsidRDefault="00000000" w:rsidRPr="00000000" w14:paraId="00000108">
          <w:pPr>
            <w:spacing w:after="120" w:lineRule="auto"/>
            <w:jc w:val="both"/>
            <w:rPr>
              <w:color w:val="000000"/>
              <w:rPrChange w:author="SANDRA PATRICIA HOYOS SEPULVEDA" w:id="1" w:date="2022-04-19T02:57:07Z">
                <w:rPr>
                  <w:color w:val="000000"/>
                  <w:sz w:val="20"/>
                  <w:szCs w:val="20"/>
                </w:rPr>
              </w:rPrChange>
            </w:rPr>
          </w:pPr>
          <w:sdt>
            <w:sdtPr>
              <w:tag w:val="goog_rdk_608"/>
            </w:sdtPr>
            <w:sdtContent>
              <w:r w:rsidDel="00000000" w:rsidR="00000000" w:rsidRPr="00000000">
                <w:rPr>
                  <w:rtl w:val="0"/>
                </w:rPr>
              </w:r>
            </w:sdtContent>
          </w:sdt>
        </w:p>
      </w:sdtContent>
    </w:sdt>
    <w:sdt>
      <w:sdtPr>
        <w:tag w:val="goog_rdk_611"/>
      </w:sdtPr>
      <w:sdtContent>
        <w:p w:rsidR="00000000" w:rsidDel="00000000" w:rsidP="00000000" w:rsidRDefault="00000000" w:rsidRPr="00000000" w14:paraId="00000109">
          <w:pPr>
            <w:spacing w:after="120" w:lineRule="auto"/>
            <w:jc w:val="both"/>
            <w:rPr>
              <w:color w:val="000000"/>
              <w:rPrChange w:author="SANDRA PATRICIA HOYOS SEPULVEDA" w:id="1" w:date="2022-04-19T02:57:07Z">
                <w:rPr>
                  <w:color w:val="000000"/>
                  <w:sz w:val="20"/>
                  <w:szCs w:val="20"/>
                </w:rPr>
              </w:rPrChange>
            </w:rPr>
          </w:pPr>
          <w:sdt>
            <w:sdtPr>
              <w:tag w:val="goog_rdk_610"/>
            </w:sdtPr>
            <w:sdtContent>
              <w:r w:rsidDel="00000000" w:rsidR="00000000" w:rsidRPr="00000000">
                <w:rPr>
                  <w:rtl w:val="0"/>
                </w:rPr>
              </w:r>
            </w:sdtContent>
          </w:sdt>
        </w:p>
      </w:sdtContent>
    </w:sdt>
    <w:sdt>
      <w:sdtPr>
        <w:tag w:val="goog_rdk_613"/>
      </w:sdtPr>
      <w:sdtContent>
        <w:p w:rsidR="00000000" w:rsidDel="00000000" w:rsidP="00000000" w:rsidRDefault="00000000" w:rsidRPr="00000000" w14:paraId="000001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426" w:right="0" w:hanging="360"/>
            <w:jc w:val="left"/>
            <w:rPr>
              <w:b w:val="1"/>
              <w:i w:val="0"/>
              <w:smallCaps w:val="0"/>
              <w:strike w:val="0"/>
              <w:color w:val="000000"/>
              <w:sz w:val="20"/>
              <w:szCs w:val="20"/>
              <w:shd w:fill="auto" w:val="clear"/>
              <w:vertAlign w:val="baseline"/>
              <w:rPrChange w:author="SANDRA PATRICIA HOYOS SEPULVEDA" w:id="0" w:date="2022-04-19T02:57:12Z">
                <w:rPr>
                  <w:rFonts w:ascii="Arial" w:cs="Arial" w:eastAsia="Arial" w:hAnsi="Arial"/>
                  <w:b w:val="1"/>
                  <w:i w:val="0"/>
                  <w:smallCaps w:val="0"/>
                  <w:strike w:val="0"/>
                  <w:color w:val="000000"/>
                  <w:sz w:val="20"/>
                  <w:szCs w:val="20"/>
                  <w:u w:val="none"/>
                  <w:shd w:fill="auto" w:val="clear"/>
                  <w:vertAlign w:val="baseline"/>
                </w:rPr>
              </w:rPrChange>
            </w:rPr>
            <w:pPrChange w:author="SANDRA PATRICIA HOYOS SEPULVEDA" w:id="0" w:date="2022-04-19T02:57:12Z">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426" w:right="0" w:hanging="360"/>
                <w:jc w:val="left"/>
              </w:pPr>
            </w:pPrChange>
          </w:pPr>
          <w:sdt>
            <w:sdtPr>
              <w:tag w:val="goog_rdk_612"/>
            </w:sdtPr>
            <w:sdtContent>
              <w:r w:rsidDel="00000000" w:rsidR="00000000" w:rsidRPr="00000000">
                <w:rPr>
                  <w:rFonts w:ascii="Arial" w:cs="Arial" w:eastAsia="Arial" w:hAnsi="Arial"/>
                  <w:b w:val="1"/>
                  <w:i w:val="0"/>
                  <w:smallCaps w:val="0"/>
                  <w:strike w:val="0"/>
                  <w:color w:val="000000"/>
                  <w:u w:val="none"/>
                  <w:shd w:fill="auto" w:val="clear"/>
                  <w:vertAlign w:val="baseline"/>
                  <w:rtl w:val="0"/>
                  <w:rPrChange w:author="SANDRA PATRICIA HOYOS SEPULVEDA" w:id="1" w:date="2022-04-19T02:57:07Z">
                    <w:rPr>
                      <w:rFonts w:ascii="Arial" w:cs="Arial" w:eastAsia="Arial" w:hAnsi="Arial"/>
                      <w:b w:val="1"/>
                      <w:i w:val="0"/>
                      <w:smallCaps w:val="0"/>
                      <w:strike w:val="0"/>
                      <w:color w:val="000000"/>
                      <w:sz w:val="20"/>
                      <w:szCs w:val="20"/>
                      <w:u w:val="none"/>
                      <w:shd w:fill="auto" w:val="clear"/>
                      <w:vertAlign w:val="baseline"/>
                    </w:rPr>
                  </w:rPrChange>
                </w:rPr>
                <w:t xml:space="preserve">SÍNTESIS</w:t>
              </w:r>
            </w:sdtContent>
          </w:sdt>
        </w:p>
      </w:sdtContent>
    </w:sdt>
    <w:sdt>
      <w:sdtPr>
        <w:tag w:val="goog_rdk_617"/>
      </w:sdtPr>
      <w:sdtContent>
        <w:p w:rsidR="00000000" w:rsidDel="00000000" w:rsidP="00000000" w:rsidRDefault="00000000" w:rsidRPr="00000000" w14:paraId="0000010B">
          <w:pPr>
            <w:spacing w:after="160" w:lineRule="auto"/>
            <w:rPr>
              <w:rPrChange w:author="SANDRA PATRICIA HOYOS SEPULVEDA" w:id="1" w:date="2022-04-19T02:57:07Z">
                <w:rPr>
                  <w:sz w:val="20"/>
                  <w:szCs w:val="20"/>
                </w:rPr>
              </w:rPrChange>
            </w:rPr>
          </w:pPr>
          <w:sdt>
            <w:sdtPr>
              <w:tag w:val="goog_rdk_614"/>
            </w:sdtPr>
            <w:sdtContent>
              <w:r w:rsidDel="00000000" w:rsidR="00000000" w:rsidRPr="00000000">
                <w:rPr>
                  <w:rtl w:val="0"/>
                  <w:rPrChange w:author="SANDRA PATRICIA HOYOS SEPULVEDA" w:id="1" w:date="2022-04-19T02:57:07Z">
                    <w:rPr>
                      <w:sz w:val="20"/>
                      <w:szCs w:val="20"/>
                    </w:rPr>
                  </w:rPrChange>
                </w:rPr>
                <w:t xml:space="preserve">A través del siguiente mapa, podrá ver la conceptualización abordada en este componente formativo, la cual r</w:t>
              </w:r>
            </w:sdtContent>
          </w:sdt>
          <w:sdt>
            <w:sdtPr>
              <w:tag w:val="goog_rdk_615"/>
            </w:sdtPr>
            <w:sdtContent>
              <w:ins w:author="SANDRA PATRICIA HOYOS SEPULVEDA" w:id="23" w:date="2022-04-19T02:56:02Z">
                <w:r w:rsidDel="00000000" w:rsidR="00000000" w:rsidRPr="00000000">
                  <w:rPr>
                    <w:sz w:val="20"/>
                    <w:szCs w:val="20"/>
                  </w:rPr>
                  <w:drawing>
                    <wp:anchor allowOverlap="1" behindDoc="0" distB="0" distT="0" distL="114300" distR="114300" hidden="0" layoutInCell="1" locked="0" relativeHeight="0" simplePos="0">
                      <wp:simplePos x="0" y="0"/>
                      <wp:positionH relativeFrom="margin">
                        <wp:posOffset>1483995</wp:posOffset>
                      </wp:positionH>
                      <wp:positionV relativeFrom="margin">
                        <wp:posOffset>5314315</wp:posOffset>
                      </wp:positionV>
                      <wp:extent cx="3133725" cy="1457325"/>
                      <wp:effectExtent b="0" l="0" r="0" t="0"/>
                      <wp:wrapSquare wrapText="bothSides" distB="0" distT="0" distL="114300" distR="114300"/>
                      <wp:docPr id="157"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3133725" cy="1457325"/>
                              </a:xfrm>
                              <a:prstGeom prst="rect"/>
                              <a:ln/>
                            </pic:spPr>
                          </pic:pic>
                        </a:graphicData>
                      </a:graphic>
                    </wp:anchor>
                  </w:drawing>
                </w:r>
              </w:ins>
            </w:sdtContent>
          </w:sdt>
          <w:sdt>
            <w:sdtPr>
              <w:tag w:val="goog_rdk_616"/>
            </w:sdtPr>
            <w:sdtContent>
              <w:r w:rsidDel="00000000" w:rsidR="00000000" w:rsidRPr="00000000">
                <w:rPr>
                  <w:rtl w:val="0"/>
                  <w:rPrChange w:author="SANDRA PATRICIA HOYOS SEPULVEDA" w:id="1" w:date="2022-04-19T02:57:07Z">
                    <w:rPr>
                      <w:sz w:val="20"/>
                      <w:szCs w:val="20"/>
                    </w:rPr>
                  </w:rPrChange>
                </w:rPr>
                <w:t xml:space="preserve">esume de manera puntual lo visto en él:</w:t>
              </w:r>
            </w:sdtContent>
          </w:sdt>
        </w:p>
      </w:sdtContent>
    </w:sdt>
    <w:sdt>
      <w:sdtPr>
        <w:tag w:val="goog_rdk_620"/>
      </w:sdtPr>
      <w:sdtContent>
        <w:p w:rsidR="00000000" w:rsidDel="00000000" w:rsidP="00000000" w:rsidRDefault="00000000" w:rsidRPr="00000000" w14:paraId="0000010C">
          <w:pPr>
            <w:spacing w:after="160" w:lineRule="auto"/>
            <w:rPr>
              <w:b w:val="1"/>
              <w:rPrChange w:author="SANDRA PATRICIA HOYOS SEPULVEDA" w:id="1" w:date="2022-04-19T02:57:07Z">
                <w:rPr>
                  <w:b w:val="1"/>
                  <w:sz w:val="20"/>
                  <w:szCs w:val="20"/>
                </w:rPr>
              </w:rPrChange>
            </w:rPr>
          </w:pPr>
          <w:sdt>
            <w:sdtPr>
              <w:tag w:val="goog_rdk_618"/>
            </w:sdtPr>
            <w:sdtContent>
              <w:commentRangeStart w:id="19"/>
            </w:sdtContent>
          </w:sdt>
          <w:r w:rsidDel="00000000" w:rsidR="00000000" w:rsidRPr="00000000">
            <w:rPr>
              <w:b w:val="1"/>
              <w:sz w:val="20"/>
              <w:szCs w:val="20"/>
            </w:rPr>
            <w:drawing>
              <wp:inline distB="114300" distT="114300" distL="114300" distR="114300">
                <wp:extent cx="6332220" cy="4152900"/>
                <wp:effectExtent b="0" l="0" r="0" t="0"/>
                <wp:docPr id="168"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6332220" cy="4152900"/>
                        </a:xfrm>
                        <a:prstGeom prst="rect"/>
                        <a:ln/>
                      </pic:spPr>
                    </pic:pic>
                  </a:graphicData>
                </a:graphic>
              </wp:inline>
            </w:drawing>
          </w:r>
          <w:commentRangeEnd w:id="19"/>
          <w:r w:rsidDel="00000000" w:rsidR="00000000" w:rsidRPr="00000000">
            <w:commentReference w:id="19"/>
          </w:r>
          <w:sdt>
            <w:sdtPr>
              <w:tag w:val="goog_rdk_619"/>
            </w:sdtPr>
            <w:sdtContent>
              <w:r w:rsidDel="00000000" w:rsidR="00000000" w:rsidRPr="00000000">
                <w:rPr>
                  <w:rtl w:val="0"/>
                </w:rPr>
              </w:r>
            </w:sdtContent>
          </w:sdt>
        </w:p>
      </w:sdtContent>
    </w:sdt>
    <w:sdt>
      <w:sdtPr>
        <w:tag w:val="goog_rdk_622"/>
      </w:sdtPr>
      <w:sdtContent>
        <w:p w:rsidR="00000000" w:rsidDel="00000000" w:rsidP="00000000" w:rsidRDefault="00000000" w:rsidRPr="00000000" w14:paraId="0000010D">
          <w:pPr>
            <w:rPr>
              <w:rPrChange w:author="SANDRA PATRICIA HOYOS SEPULVEDA" w:id="1" w:date="2022-04-19T02:57:07Z">
                <w:rPr>
                  <w:sz w:val="20"/>
                  <w:szCs w:val="20"/>
                </w:rPr>
              </w:rPrChange>
            </w:rPr>
          </w:pPr>
          <w:sdt>
            <w:sdtPr>
              <w:tag w:val="goog_rdk_621"/>
            </w:sdtPr>
            <w:sdtContent>
              <w:r w:rsidDel="00000000" w:rsidR="00000000" w:rsidRPr="00000000">
                <w:rPr>
                  <w:rtl w:val="0"/>
                </w:rPr>
              </w:r>
            </w:sdtContent>
          </w:sdt>
        </w:p>
      </w:sdtContent>
    </w:sdt>
    <w:sdt>
      <w:sdtPr>
        <w:tag w:val="goog_rdk_624"/>
      </w:sdtPr>
      <w:sdtContent>
        <w:p w:rsidR="00000000" w:rsidDel="00000000" w:rsidP="00000000" w:rsidRDefault="00000000" w:rsidRPr="00000000" w14:paraId="0000010E">
          <w:pPr>
            <w:rPr>
              <w:rPrChange w:author="SANDRA PATRICIA HOYOS SEPULVEDA" w:id="1" w:date="2022-04-19T02:57:07Z">
                <w:rPr>
                  <w:sz w:val="20"/>
                  <w:szCs w:val="20"/>
                </w:rPr>
              </w:rPrChange>
            </w:rPr>
          </w:pPr>
          <w:sdt>
            <w:sdtPr>
              <w:tag w:val="goog_rdk_623"/>
            </w:sdtPr>
            <w:sdtContent>
              <w:r w:rsidDel="00000000" w:rsidR="00000000" w:rsidRPr="00000000">
                <w:rPr>
                  <w:rtl w:val="0"/>
                </w:rPr>
              </w:r>
            </w:sdtContent>
          </w:sdt>
        </w:p>
      </w:sdtContent>
    </w:sdt>
    <w:sdt>
      <w:sdtPr>
        <w:tag w:val="goog_rdk_626"/>
      </w:sdtPr>
      <w:sdtContent>
        <w:p w:rsidR="00000000" w:rsidDel="00000000" w:rsidP="00000000" w:rsidRDefault="00000000" w:rsidRPr="00000000" w14:paraId="0000010F">
          <w:pPr>
            <w:rPr>
              <w:rPrChange w:author="SANDRA PATRICIA HOYOS SEPULVEDA" w:id="1" w:date="2022-04-19T02:57:07Z">
                <w:rPr>
                  <w:sz w:val="20"/>
                  <w:szCs w:val="20"/>
                </w:rPr>
              </w:rPrChange>
            </w:rPr>
          </w:pPr>
          <w:sdt>
            <w:sdtPr>
              <w:tag w:val="goog_rdk_625"/>
            </w:sdtPr>
            <w:sdtContent>
              <w:r w:rsidDel="00000000" w:rsidR="00000000" w:rsidRPr="00000000">
                <w:rPr>
                  <w:rtl w:val="0"/>
                </w:rPr>
              </w:r>
            </w:sdtContent>
          </w:sdt>
        </w:p>
      </w:sdtContent>
    </w:sdt>
    <w:sdt>
      <w:sdtPr>
        <w:tag w:val="goog_rdk_628"/>
      </w:sdtPr>
      <w:sdtContent>
        <w:p w:rsidR="00000000" w:rsidDel="00000000" w:rsidP="00000000" w:rsidRDefault="00000000" w:rsidRPr="00000000" w14:paraId="00000110">
          <w:pPr>
            <w:ind w:left="720" w:firstLine="0"/>
            <w:jc w:val="both"/>
            <w:rPr>
              <w:b w:val="1"/>
              <w:rPrChange w:author="SANDRA PATRICIA HOYOS SEPULVEDA" w:id="1" w:date="2022-04-19T02:57:07Z">
                <w:rPr>
                  <w:b w:val="1"/>
                  <w:sz w:val="20"/>
                  <w:szCs w:val="20"/>
                </w:rPr>
              </w:rPrChange>
            </w:rPr>
          </w:pPr>
          <w:sdt>
            <w:sdtPr>
              <w:tag w:val="goog_rdk_627"/>
            </w:sdtPr>
            <w:sdtContent>
              <w:r w:rsidDel="00000000" w:rsidR="00000000" w:rsidRPr="00000000">
                <w:rPr>
                  <w:rtl w:val="0"/>
                </w:rPr>
              </w:r>
            </w:sdtContent>
          </w:sdt>
        </w:p>
      </w:sdtContent>
    </w:sdt>
    <w:sdt>
      <w:sdtPr>
        <w:tag w:val="goog_rdk_630"/>
      </w:sdtPr>
      <w:sdtContent>
        <w:p w:rsidR="00000000" w:rsidDel="00000000" w:rsidP="00000000" w:rsidRDefault="00000000" w:rsidRPr="00000000" w14:paraId="00000111">
          <w:pPr>
            <w:ind w:left="720" w:firstLine="0"/>
            <w:jc w:val="both"/>
            <w:rPr>
              <w:b w:val="1"/>
              <w:rPrChange w:author="SANDRA PATRICIA HOYOS SEPULVEDA" w:id="1" w:date="2022-04-19T02:57:07Z">
                <w:rPr>
                  <w:b w:val="1"/>
                  <w:sz w:val="20"/>
                  <w:szCs w:val="20"/>
                </w:rPr>
              </w:rPrChange>
            </w:rPr>
          </w:pPr>
          <w:sdt>
            <w:sdtPr>
              <w:tag w:val="goog_rdk_629"/>
            </w:sdtPr>
            <w:sdtContent>
              <w:r w:rsidDel="00000000" w:rsidR="00000000" w:rsidRPr="00000000">
                <w:rPr>
                  <w:rtl w:val="0"/>
                </w:rPr>
              </w:r>
            </w:sdtContent>
          </w:sdt>
        </w:p>
      </w:sdtContent>
    </w:sdt>
    <w:sdt>
      <w:sdtPr>
        <w:tag w:val="goog_rdk_632"/>
      </w:sdtPr>
      <w:sdtContent>
        <w:p w:rsidR="00000000" w:rsidDel="00000000" w:rsidP="00000000" w:rsidRDefault="00000000" w:rsidRPr="00000000" w14:paraId="00000112">
          <w:pPr>
            <w:ind w:left="720" w:firstLine="0"/>
            <w:jc w:val="both"/>
            <w:rPr>
              <w:b w:val="1"/>
              <w:rPrChange w:author="SANDRA PATRICIA HOYOS SEPULVEDA" w:id="1" w:date="2022-04-19T02:57:07Z">
                <w:rPr>
                  <w:b w:val="1"/>
                  <w:sz w:val="20"/>
                  <w:szCs w:val="20"/>
                </w:rPr>
              </w:rPrChange>
            </w:rPr>
          </w:pPr>
          <w:sdt>
            <w:sdtPr>
              <w:tag w:val="goog_rdk_631"/>
            </w:sdtPr>
            <w:sdtContent>
              <w:r w:rsidDel="00000000" w:rsidR="00000000" w:rsidRPr="00000000">
                <w:rPr>
                  <w:rtl w:val="0"/>
                </w:rPr>
              </w:r>
            </w:sdtContent>
          </w:sdt>
        </w:p>
      </w:sdtContent>
    </w:sdt>
    <w:sdt>
      <w:sdtPr>
        <w:tag w:val="goog_rdk_634"/>
      </w:sdtPr>
      <w:sdtContent>
        <w:p w:rsidR="00000000" w:rsidDel="00000000" w:rsidP="00000000" w:rsidRDefault="00000000" w:rsidRPr="00000000" w14:paraId="00000113">
          <w:pPr>
            <w:ind w:left="720" w:firstLine="0"/>
            <w:jc w:val="both"/>
            <w:rPr>
              <w:b w:val="1"/>
              <w:rPrChange w:author="SANDRA PATRICIA HOYOS SEPULVEDA" w:id="1" w:date="2022-04-19T02:57:07Z">
                <w:rPr>
                  <w:b w:val="1"/>
                  <w:sz w:val="20"/>
                  <w:szCs w:val="20"/>
                </w:rPr>
              </w:rPrChange>
            </w:rPr>
          </w:pPr>
          <w:sdt>
            <w:sdtPr>
              <w:tag w:val="goog_rdk_633"/>
            </w:sdtPr>
            <w:sdtContent>
              <w:r w:rsidDel="00000000" w:rsidR="00000000" w:rsidRPr="00000000">
                <w:rPr>
                  <w:rtl w:val="0"/>
                </w:rPr>
              </w:r>
            </w:sdtContent>
          </w:sdt>
        </w:p>
      </w:sdtContent>
    </w:sdt>
    <w:sdt>
      <w:sdtPr>
        <w:tag w:val="goog_rdk_636"/>
      </w:sdtPr>
      <w:sdtContent>
        <w:p w:rsidR="00000000" w:rsidDel="00000000" w:rsidP="00000000" w:rsidRDefault="00000000" w:rsidRPr="00000000" w14:paraId="00000114">
          <w:pPr>
            <w:ind w:left="720" w:firstLine="0"/>
            <w:jc w:val="both"/>
            <w:rPr>
              <w:b w:val="1"/>
              <w:rPrChange w:author="SANDRA PATRICIA HOYOS SEPULVEDA" w:id="1" w:date="2022-04-19T02:57:07Z">
                <w:rPr>
                  <w:b w:val="1"/>
                  <w:sz w:val="20"/>
                  <w:szCs w:val="20"/>
                </w:rPr>
              </w:rPrChange>
            </w:rPr>
          </w:pPr>
          <w:sdt>
            <w:sdtPr>
              <w:tag w:val="goog_rdk_635"/>
            </w:sdtPr>
            <w:sdtContent>
              <w:r w:rsidDel="00000000" w:rsidR="00000000" w:rsidRPr="00000000">
                <w:rPr>
                  <w:rtl w:val="0"/>
                </w:rPr>
              </w:r>
            </w:sdtContent>
          </w:sdt>
        </w:p>
      </w:sdtContent>
    </w:sdt>
    <w:sdt>
      <w:sdtPr>
        <w:tag w:val="goog_rdk_638"/>
      </w:sdtPr>
      <w:sdtContent>
        <w:p w:rsidR="00000000" w:rsidDel="00000000" w:rsidP="00000000" w:rsidRDefault="00000000" w:rsidRPr="00000000" w14:paraId="00000115">
          <w:pPr>
            <w:ind w:left="720" w:firstLine="0"/>
            <w:jc w:val="both"/>
            <w:rPr>
              <w:b w:val="1"/>
              <w:rPrChange w:author="SANDRA PATRICIA HOYOS SEPULVEDA" w:id="1" w:date="2022-04-19T02:57:07Z">
                <w:rPr>
                  <w:b w:val="1"/>
                  <w:sz w:val="20"/>
                  <w:szCs w:val="20"/>
                </w:rPr>
              </w:rPrChange>
            </w:rPr>
          </w:pPr>
          <w:sdt>
            <w:sdtPr>
              <w:tag w:val="goog_rdk_637"/>
            </w:sdtPr>
            <w:sdtContent>
              <w:r w:rsidDel="00000000" w:rsidR="00000000" w:rsidRPr="00000000">
                <w:rPr>
                  <w:rtl w:val="0"/>
                </w:rPr>
              </w:r>
            </w:sdtContent>
          </w:sdt>
        </w:p>
      </w:sdtContent>
    </w:sdt>
    <w:sdt>
      <w:sdtPr>
        <w:tag w:val="goog_rdk_640"/>
      </w:sdtPr>
      <w:sdtContent>
        <w:p w:rsidR="00000000" w:rsidDel="00000000" w:rsidP="00000000" w:rsidRDefault="00000000" w:rsidRPr="00000000" w14:paraId="000001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b w:val="1"/>
              <w:i w:val="0"/>
              <w:smallCaps w:val="0"/>
              <w:strike w:val="0"/>
              <w:color w:val="000000"/>
              <w:sz w:val="20"/>
              <w:szCs w:val="20"/>
              <w:shd w:fill="auto" w:val="clear"/>
              <w:vertAlign w:val="baseline"/>
              <w:rPrChange w:author="SANDRA PATRICIA HOYOS SEPULVEDA" w:id="0" w:date="2022-04-19T02:57:12Z">
                <w:rPr>
                  <w:rFonts w:ascii="Arial" w:cs="Arial" w:eastAsia="Arial" w:hAnsi="Arial"/>
                  <w:b w:val="1"/>
                  <w:i w:val="0"/>
                  <w:smallCaps w:val="0"/>
                  <w:strike w:val="0"/>
                  <w:color w:val="000000"/>
                  <w:sz w:val="20"/>
                  <w:szCs w:val="20"/>
                  <w:u w:val="none"/>
                  <w:shd w:fill="auto" w:val="clear"/>
                  <w:vertAlign w:val="baseline"/>
                </w:rPr>
              </w:rPrChange>
            </w:rPr>
            <w:pPrChange w:author="SANDRA PATRICIA HOYOS SEPULVEDA" w:id="0" w:date="2022-04-19T02:57:12Z">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pPr>
            </w:pPrChange>
          </w:pPr>
          <w:sdt>
            <w:sdtPr>
              <w:tag w:val="goog_rdk_639"/>
            </w:sdtPr>
            <w:sdtContent>
              <w:r w:rsidDel="00000000" w:rsidR="00000000" w:rsidRPr="00000000">
                <w:rPr>
                  <w:rFonts w:ascii="Arial" w:cs="Arial" w:eastAsia="Arial" w:hAnsi="Arial"/>
                  <w:b w:val="1"/>
                  <w:i w:val="0"/>
                  <w:smallCaps w:val="0"/>
                  <w:strike w:val="0"/>
                  <w:color w:val="000000"/>
                  <w:u w:val="none"/>
                  <w:shd w:fill="auto" w:val="clear"/>
                  <w:vertAlign w:val="baseline"/>
                  <w:rtl w:val="0"/>
                  <w:rPrChange w:author="SANDRA PATRICIA HOYOS SEPULVEDA" w:id="1" w:date="2022-04-19T02:57:07Z">
                    <w:rPr>
                      <w:rFonts w:ascii="Arial" w:cs="Arial" w:eastAsia="Arial" w:hAnsi="Arial"/>
                      <w:b w:val="1"/>
                      <w:i w:val="0"/>
                      <w:smallCaps w:val="0"/>
                      <w:strike w:val="0"/>
                      <w:color w:val="000000"/>
                      <w:sz w:val="20"/>
                      <w:szCs w:val="20"/>
                      <w:u w:val="none"/>
                      <w:shd w:fill="auto" w:val="clear"/>
                      <w:vertAlign w:val="baseline"/>
                    </w:rPr>
                  </w:rPrChange>
                </w:rPr>
                <w:t xml:space="preserve">ACTIVIDADES DIDÁCTICAS (Se debe incorporar mínimo 1, máximo 2)</w:t>
              </w:r>
            </w:sdtContent>
          </w:sdt>
        </w:p>
      </w:sdtContent>
    </w:sdt>
    <w:sdt>
      <w:sdtPr>
        <w:tag w:val="goog_rdk_642"/>
      </w:sdtPr>
      <w:sdtContent>
        <w:p w:rsidR="00000000" w:rsidDel="00000000" w:rsidP="00000000" w:rsidRDefault="00000000" w:rsidRPr="00000000" w14:paraId="00000117">
          <w:pPr>
            <w:ind w:left="426" w:firstLine="0"/>
            <w:jc w:val="both"/>
            <w:rPr>
              <w:color w:val="7f7f7f"/>
              <w:rPrChange w:author="SANDRA PATRICIA HOYOS SEPULVEDA" w:id="1" w:date="2022-04-19T02:57:07Z">
                <w:rPr>
                  <w:color w:val="7f7f7f"/>
                  <w:sz w:val="20"/>
                  <w:szCs w:val="20"/>
                </w:rPr>
              </w:rPrChange>
            </w:rPr>
          </w:pPr>
          <w:sdt>
            <w:sdtPr>
              <w:tag w:val="goog_rdk_641"/>
            </w:sdtPr>
            <w:sdtContent>
              <w:r w:rsidDel="00000000" w:rsidR="00000000" w:rsidRPr="00000000">
                <w:rPr>
                  <w:rtl w:val="0"/>
                </w:rPr>
              </w:r>
            </w:sdtContent>
          </w:sdt>
        </w:p>
      </w:sdtContent>
    </w:sdt>
    <w:sdt>
      <w:sdtPr>
        <w:tag w:val="goog_rdk_644"/>
      </w:sdtPr>
      <w:sdtContent>
        <w:p w:rsidR="00000000" w:rsidDel="00000000" w:rsidP="00000000" w:rsidRDefault="00000000" w:rsidRPr="00000000" w14:paraId="00000118">
          <w:pPr>
            <w:ind w:left="426" w:firstLine="0"/>
            <w:jc w:val="both"/>
            <w:rPr>
              <w:color w:val="7f7f7f"/>
              <w:rPrChange w:author="SANDRA PATRICIA HOYOS SEPULVEDA" w:id="1" w:date="2022-04-19T02:57:07Z">
                <w:rPr>
                  <w:color w:val="7f7f7f"/>
                  <w:sz w:val="20"/>
                  <w:szCs w:val="20"/>
                </w:rPr>
              </w:rPrChange>
            </w:rPr>
          </w:pPr>
          <w:sdt>
            <w:sdtPr>
              <w:tag w:val="goog_rdk_643"/>
            </w:sdtPr>
            <w:sdtContent>
              <w:r w:rsidDel="00000000" w:rsidR="00000000" w:rsidRPr="00000000">
                <w:rPr>
                  <w:rtl w:val="0"/>
                </w:rPr>
              </w:r>
            </w:sdtContent>
          </w:sdt>
        </w:p>
      </w:sdtContent>
    </w:sdt>
    <w:tbl>
      <w:tblPr>
        <w:tblStyle w:val="Table18"/>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sdt>
            <w:sdtPr>
              <w:tag w:val="goog_rdk_646"/>
            </w:sdtPr>
            <w:sdtContent>
              <w:p w:rsidR="00000000" w:rsidDel="00000000" w:rsidP="00000000" w:rsidRDefault="00000000" w:rsidRPr="00000000" w14:paraId="00000119">
                <w:pPr>
                  <w:jc w:val="center"/>
                  <w:rPr>
                    <w:rFonts w:ascii="Arial" w:cs="Arial" w:eastAsia="Arial" w:hAnsi="Arial"/>
                    <w:color w:val="000000"/>
                    <w:sz w:val="22"/>
                    <w:szCs w:val="22"/>
                    <w:rPrChange w:author="SANDRA PATRICIA HOYOS SEPULVEDA" w:id="1" w:date="2022-04-19T02:57:07Z">
                      <w:rPr>
                        <w:rFonts w:ascii="Arial" w:cs="Arial" w:eastAsia="Arial" w:hAnsi="Arial"/>
                        <w:color w:val="000000"/>
                        <w:sz w:val="20"/>
                        <w:szCs w:val="20"/>
                      </w:rPr>
                    </w:rPrChange>
                  </w:rPr>
                </w:pPr>
                <w:sdt>
                  <w:sdtPr>
                    <w:tag w:val="goog_rdk_645"/>
                  </w:sdtPr>
                  <w:sdtContent>
                    <w:r w:rsidDel="00000000" w:rsidR="00000000" w:rsidRPr="00000000">
                      <w:rPr>
                        <w:rFonts w:ascii="Arial" w:cs="Arial" w:eastAsia="Arial" w:hAnsi="Arial"/>
                        <w:color w:val="000000"/>
                        <w:sz w:val="22"/>
                        <w:szCs w:val="22"/>
                        <w:rtl w:val="0"/>
                        <w:rPrChange w:author="SANDRA PATRICIA HOYOS SEPULVEDA" w:id="1" w:date="2022-04-19T02:57:07Z">
                          <w:rPr>
                            <w:rFonts w:ascii="Arial" w:cs="Arial" w:eastAsia="Arial" w:hAnsi="Arial"/>
                            <w:color w:val="000000"/>
                            <w:sz w:val="20"/>
                            <w:szCs w:val="20"/>
                          </w:rPr>
                        </w:rPrChange>
                      </w:rPr>
                      <w:t xml:space="preserve">DESCRIPCIÓN DE ACTIVIDAD DIDÁCTICA</w:t>
                    </w:r>
                  </w:sdtContent>
                </w:sdt>
              </w:p>
            </w:sdtContent>
          </w:sdt>
        </w:tc>
      </w:tr>
      <w:tr>
        <w:trPr>
          <w:cantSplit w:val="0"/>
          <w:trHeight w:val="806" w:hRule="atLeast"/>
          <w:tblHeader w:val="0"/>
        </w:trPr>
        <w:tc>
          <w:tcPr>
            <w:shd w:fill="fac896" w:val="clear"/>
            <w:vAlign w:val="center"/>
          </w:tcPr>
          <w:sdt>
            <w:sdtPr>
              <w:tag w:val="goog_rdk_655"/>
            </w:sdtPr>
            <w:sdtContent>
              <w:p w:rsidR="00000000" w:rsidDel="00000000" w:rsidP="00000000" w:rsidRDefault="00000000" w:rsidRPr="00000000" w14:paraId="0000011B">
                <w:pPr>
                  <w:rPr>
                    <w:rFonts w:ascii="Arial" w:cs="Arial" w:eastAsia="Arial" w:hAnsi="Arial"/>
                    <w:color w:val="212529"/>
                    <w:sz w:val="22"/>
                    <w:szCs w:val="22"/>
                    <w:rPrChange w:author="SANDRA PATRICIA HOYOS SEPULVEDA" w:id="1" w:date="2022-04-19T02:57:07Z">
                      <w:rPr>
                        <w:rFonts w:ascii="Arial" w:cs="Arial" w:eastAsia="Arial" w:hAnsi="Arial"/>
                        <w:color w:val="212529"/>
                        <w:sz w:val="20"/>
                        <w:szCs w:val="20"/>
                      </w:rPr>
                    </w:rPrChange>
                  </w:rPr>
                </w:pPr>
                <w:sdt>
                  <w:sdtPr>
                    <w:tag w:val="goog_rdk_649"/>
                  </w:sdtPr>
                  <w:sdtContent>
                    <w:r w:rsidDel="00000000" w:rsidR="00000000" w:rsidRPr="00000000">
                      <w:rPr>
                        <w:rFonts w:ascii="Arial" w:cs="Arial" w:eastAsia="Arial" w:hAnsi="Arial"/>
                        <w:color w:val="212529"/>
                        <w:sz w:val="22"/>
                        <w:szCs w:val="22"/>
                        <w:rtl w:val="0"/>
                        <w:rPrChange w:author="SANDRA PATRICIA HOYOS SEPULVEDA" w:id="1" w:date="2022-04-19T02:57:07Z">
                          <w:rPr>
                            <w:rFonts w:ascii="Arial" w:cs="Arial" w:eastAsia="Arial" w:hAnsi="Arial"/>
                            <w:color w:val="212529"/>
                            <w:sz w:val="20"/>
                            <w:szCs w:val="20"/>
                          </w:rPr>
                        </w:rPrChange>
                      </w:rPr>
                      <w:t xml:space="preserve">Nombre de la </w:t>
                    </w:r>
                  </w:sdtContent>
                </w:sdt>
                <w:sdt>
                  <w:sdtPr>
                    <w:tag w:val="goog_rdk_650"/>
                  </w:sdtPr>
                  <w:sdtContent>
                    <w:ins w:author="SANDRA PATRICIA HOYOS SEPULVEDA" w:id="24" w:date="2022-04-19T02:56:12Z"/>
                    <w:sdt>
                      <w:sdtPr>
                        <w:tag w:val="goog_rdk_651"/>
                      </w:sdtPr>
                      <w:sdtContent>
                        <w:ins w:author="SANDRA PATRICIA HOYOS SEPULVEDA" w:id="24" w:date="2022-04-19T02:56:12Z">
                          <w:r w:rsidDel="00000000" w:rsidR="00000000" w:rsidRPr="00000000">
                            <w:rPr>
                              <w:rFonts w:ascii="Arial" w:cs="Arial" w:eastAsia="Arial" w:hAnsi="Arial"/>
                              <w:color w:val="212529"/>
                              <w:sz w:val="22"/>
                              <w:szCs w:val="22"/>
                              <w:rtl w:val="0"/>
                              <w:rPrChange w:author="SANDRA PATRICIA HOYOS SEPULVEDA" w:id="1" w:date="2022-04-19T02:57:07Z">
                                <w:rPr>
                                  <w:rFonts w:ascii="Arial" w:cs="Arial" w:eastAsia="Arial" w:hAnsi="Arial"/>
                                  <w:color w:val="212529"/>
                                  <w:sz w:val="20"/>
                                  <w:szCs w:val="20"/>
                                </w:rPr>
                              </w:rPrChange>
                            </w:rPr>
                            <w:t xml:space="preserve">a</w:t>
                          </w:r>
                        </w:ins>
                      </w:sdtContent>
                    </w:sdt>
                    <w:ins w:author="SANDRA PATRICIA HOYOS SEPULVEDA" w:id="24" w:date="2022-04-19T02:56:12Z"/>
                  </w:sdtContent>
                </w:sdt>
                <w:sdt>
                  <w:sdtPr>
                    <w:tag w:val="goog_rdk_652"/>
                  </w:sdtPr>
                  <w:sdtContent>
                    <w:del w:author="SANDRA PATRICIA HOYOS SEPULVEDA" w:id="24" w:date="2022-04-19T02:56:12Z"/>
                    <w:sdt>
                      <w:sdtPr>
                        <w:tag w:val="goog_rdk_653"/>
                      </w:sdtPr>
                      <w:sdtContent>
                        <w:del w:author="SANDRA PATRICIA HOYOS SEPULVEDA" w:id="24" w:date="2022-04-19T02:56:12Z">
                          <w:r w:rsidDel="00000000" w:rsidR="00000000" w:rsidRPr="00000000">
                            <w:rPr>
                              <w:rFonts w:ascii="Arial" w:cs="Arial" w:eastAsia="Arial" w:hAnsi="Arial"/>
                              <w:color w:val="212529"/>
                              <w:sz w:val="22"/>
                              <w:szCs w:val="22"/>
                              <w:rtl w:val="0"/>
                              <w:rPrChange w:author="SANDRA PATRICIA HOYOS SEPULVEDA" w:id="1" w:date="2022-04-19T02:57:07Z">
                                <w:rPr>
                                  <w:rFonts w:ascii="Arial" w:cs="Arial" w:eastAsia="Arial" w:hAnsi="Arial"/>
                                  <w:color w:val="212529"/>
                                  <w:sz w:val="20"/>
                                  <w:szCs w:val="20"/>
                                </w:rPr>
                              </w:rPrChange>
                            </w:rPr>
                            <w:delText xml:space="preserve">A</w:delText>
                          </w:r>
                        </w:del>
                      </w:sdtContent>
                    </w:sdt>
                    <w:del w:author="SANDRA PATRICIA HOYOS SEPULVEDA" w:id="24" w:date="2022-04-19T02:56:12Z"/>
                  </w:sdtContent>
                </w:sdt>
                <w:sdt>
                  <w:sdtPr>
                    <w:tag w:val="goog_rdk_654"/>
                  </w:sdtPr>
                  <w:sdtContent>
                    <w:r w:rsidDel="00000000" w:rsidR="00000000" w:rsidRPr="00000000">
                      <w:rPr>
                        <w:rFonts w:ascii="Arial" w:cs="Arial" w:eastAsia="Arial" w:hAnsi="Arial"/>
                        <w:color w:val="212529"/>
                        <w:sz w:val="22"/>
                        <w:szCs w:val="22"/>
                        <w:rtl w:val="0"/>
                        <w:rPrChange w:author="SANDRA PATRICIA HOYOS SEPULVEDA" w:id="1" w:date="2022-04-19T02:57:07Z">
                          <w:rPr>
                            <w:rFonts w:ascii="Arial" w:cs="Arial" w:eastAsia="Arial" w:hAnsi="Arial"/>
                            <w:color w:val="212529"/>
                            <w:sz w:val="20"/>
                            <w:szCs w:val="20"/>
                          </w:rPr>
                        </w:rPrChange>
                      </w:rPr>
                      <w:t xml:space="preserve">ctividad</w:t>
                    </w:r>
                  </w:sdtContent>
                </w:sdt>
              </w:p>
            </w:sdtContent>
          </w:sdt>
        </w:tc>
        <w:tc>
          <w:tcPr>
            <w:shd w:fill="auto" w:val="clear"/>
            <w:vAlign w:val="center"/>
          </w:tcPr>
          <w:sdt>
            <w:sdtPr>
              <w:tag w:val="goog_rdk_657"/>
            </w:sdtPr>
            <w:sdtContent>
              <w:p w:rsidR="00000000" w:rsidDel="00000000" w:rsidP="00000000" w:rsidRDefault="00000000" w:rsidRPr="00000000" w14:paraId="0000011C">
                <w:pPr>
                  <w:jc w:val="both"/>
                  <w:rPr>
                    <w:rFonts w:ascii="Arial" w:cs="Arial" w:eastAsia="Arial" w:hAnsi="Arial"/>
                    <w:b w:val="0"/>
                    <w:color w:val="000000"/>
                    <w:sz w:val="22"/>
                    <w:szCs w:val="22"/>
                    <w:rPrChange w:author="SANDRA PATRICIA HOYOS SEPULVEDA" w:id="1" w:date="2022-04-19T02:57:07Z">
                      <w:rPr>
                        <w:rFonts w:ascii="Arial" w:cs="Arial" w:eastAsia="Arial" w:hAnsi="Arial"/>
                        <w:b w:val="0"/>
                        <w:color w:val="000000"/>
                        <w:sz w:val="20"/>
                        <w:szCs w:val="20"/>
                      </w:rPr>
                    </w:rPrChange>
                  </w:rPr>
                  <w:pPrChange w:author="SANDRA PATRICIA HOYOS SEPULVEDA" w:id="0" w:date="2022-04-19T02:56:19Z">
                    <w:pPr/>
                  </w:pPrChange>
                </w:pPr>
                <w:sdt>
                  <w:sdtPr>
                    <w:tag w:val="goog_rdk_656"/>
                  </w:sdtPr>
                  <w:sdtContent>
                    <w:r w:rsidDel="00000000" w:rsidR="00000000" w:rsidRPr="00000000">
                      <w:rPr>
                        <w:rFonts w:ascii="Arial" w:cs="Arial" w:eastAsia="Arial" w:hAnsi="Arial"/>
                        <w:b w:val="0"/>
                        <w:color w:val="000000"/>
                        <w:sz w:val="22"/>
                        <w:szCs w:val="22"/>
                        <w:rtl w:val="0"/>
                        <w:rPrChange w:author="SANDRA PATRICIA HOYOS SEPULVEDA" w:id="1" w:date="2022-04-19T02:57:07Z">
                          <w:rPr>
                            <w:rFonts w:ascii="Arial" w:cs="Arial" w:eastAsia="Arial" w:hAnsi="Arial"/>
                            <w:b w:val="0"/>
                            <w:color w:val="000000"/>
                            <w:sz w:val="20"/>
                            <w:szCs w:val="20"/>
                          </w:rPr>
                        </w:rPrChange>
                      </w:rPr>
                      <w:t xml:space="preserve">Normativa sobre entornos saludables</w:t>
                    </w:r>
                  </w:sdtContent>
                </w:sdt>
              </w:p>
            </w:sdtContent>
          </w:sdt>
        </w:tc>
      </w:tr>
      <w:tr>
        <w:trPr>
          <w:cantSplit w:val="0"/>
          <w:trHeight w:val="806" w:hRule="atLeast"/>
          <w:tblHeader w:val="0"/>
        </w:trPr>
        <w:tc>
          <w:tcPr>
            <w:shd w:fill="fac896" w:val="clear"/>
            <w:vAlign w:val="center"/>
          </w:tcPr>
          <w:sdt>
            <w:sdtPr>
              <w:tag w:val="goog_rdk_659"/>
            </w:sdtPr>
            <w:sdtContent>
              <w:p w:rsidR="00000000" w:rsidDel="00000000" w:rsidP="00000000" w:rsidRDefault="00000000" w:rsidRPr="00000000" w14:paraId="0000011D">
                <w:pPr>
                  <w:rPr>
                    <w:rFonts w:ascii="Arial" w:cs="Arial" w:eastAsia="Arial" w:hAnsi="Arial"/>
                    <w:color w:val="000000"/>
                    <w:sz w:val="22"/>
                    <w:szCs w:val="22"/>
                    <w:rPrChange w:author="SANDRA PATRICIA HOYOS SEPULVEDA" w:id="1" w:date="2022-04-19T02:57:07Z">
                      <w:rPr>
                        <w:rFonts w:ascii="Arial" w:cs="Arial" w:eastAsia="Arial" w:hAnsi="Arial"/>
                        <w:color w:val="000000"/>
                        <w:sz w:val="20"/>
                        <w:szCs w:val="20"/>
                      </w:rPr>
                    </w:rPrChange>
                  </w:rPr>
                </w:pPr>
                <w:sdt>
                  <w:sdtPr>
                    <w:tag w:val="goog_rdk_658"/>
                  </w:sdtPr>
                  <w:sdtContent>
                    <w:r w:rsidDel="00000000" w:rsidR="00000000" w:rsidRPr="00000000">
                      <w:rPr>
                        <w:rFonts w:ascii="Arial" w:cs="Arial" w:eastAsia="Arial" w:hAnsi="Arial"/>
                        <w:color w:val="000000"/>
                        <w:sz w:val="22"/>
                        <w:szCs w:val="22"/>
                        <w:rtl w:val="0"/>
                        <w:rPrChange w:author="SANDRA PATRICIA HOYOS SEPULVEDA" w:id="1" w:date="2022-04-19T02:57:07Z">
                          <w:rPr>
                            <w:rFonts w:ascii="Arial" w:cs="Arial" w:eastAsia="Arial" w:hAnsi="Arial"/>
                            <w:color w:val="000000"/>
                            <w:sz w:val="20"/>
                            <w:szCs w:val="20"/>
                          </w:rPr>
                        </w:rPrChange>
                      </w:rPr>
                      <w:t xml:space="preserve">Objetivo de la actividad</w:t>
                    </w:r>
                  </w:sdtContent>
                </w:sdt>
              </w:p>
            </w:sdtContent>
          </w:sdt>
        </w:tc>
        <w:tc>
          <w:tcPr>
            <w:shd w:fill="auto" w:val="clear"/>
            <w:vAlign w:val="center"/>
          </w:tcPr>
          <w:sdt>
            <w:sdtPr>
              <w:tag w:val="goog_rdk_661"/>
            </w:sdtPr>
            <w:sdtContent>
              <w:p w:rsidR="00000000" w:rsidDel="00000000" w:rsidP="00000000" w:rsidRDefault="00000000" w:rsidRPr="00000000" w14:paraId="0000011E">
                <w:pPr>
                  <w:jc w:val="both"/>
                  <w:rPr>
                    <w:rFonts w:ascii="Arial" w:cs="Arial" w:eastAsia="Arial" w:hAnsi="Arial"/>
                    <w:b w:val="0"/>
                    <w:color w:val="000000"/>
                    <w:sz w:val="22"/>
                    <w:szCs w:val="22"/>
                    <w:rPrChange w:author="SANDRA PATRICIA HOYOS SEPULVEDA" w:id="1" w:date="2022-04-19T02:57:07Z">
                      <w:rPr>
                        <w:rFonts w:ascii="Arial" w:cs="Arial" w:eastAsia="Arial" w:hAnsi="Arial"/>
                        <w:b w:val="0"/>
                        <w:color w:val="000000"/>
                        <w:sz w:val="20"/>
                        <w:szCs w:val="20"/>
                      </w:rPr>
                    </w:rPrChange>
                  </w:rPr>
                  <w:pPrChange w:author="SANDRA PATRICIA HOYOS SEPULVEDA" w:id="0" w:date="2022-04-19T02:56:19Z">
                    <w:pPr/>
                  </w:pPrChange>
                </w:pPr>
                <w:sdt>
                  <w:sdtPr>
                    <w:tag w:val="goog_rdk_660"/>
                  </w:sdtPr>
                  <w:sdtContent>
                    <w:r w:rsidDel="00000000" w:rsidR="00000000" w:rsidRPr="00000000">
                      <w:rPr>
                        <w:rtl w:val="0"/>
                      </w:rPr>
                    </w:r>
                  </w:sdtContent>
                </w:sdt>
              </w:p>
            </w:sdtContent>
          </w:sdt>
          <w:sdt>
            <w:sdtPr>
              <w:tag w:val="goog_rdk_663"/>
            </w:sdtPr>
            <w:sdtContent>
              <w:p w:rsidR="00000000" w:rsidDel="00000000" w:rsidP="00000000" w:rsidRDefault="00000000" w:rsidRPr="00000000" w14:paraId="0000011F">
                <w:pPr>
                  <w:jc w:val="both"/>
                  <w:rPr>
                    <w:rFonts w:ascii="Arial" w:cs="Arial" w:eastAsia="Arial" w:hAnsi="Arial"/>
                    <w:b w:val="0"/>
                    <w:color w:val="000000"/>
                    <w:sz w:val="22"/>
                    <w:szCs w:val="22"/>
                    <w:rPrChange w:author="SANDRA PATRICIA HOYOS SEPULVEDA" w:id="1" w:date="2022-04-19T02:57:07Z">
                      <w:rPr>
                        <w:rFonts w:ascii="Arial" w:cs="Arial" w:eastAsia="Arial" w:hAnsi="Arial"/>
                        <w:b w:val="0"/>
                        <w:color w:val="000000"/>
                        <w:sz w:val="20"/>
                        <w:szCs w:val="20"/>
                      </w:rPr>
                    </w:rPrChange>
                  </w:rPr>
                  <w:pPrChange w:author="SANDRA PATRICIA HOYOS SEPULVEDA" w:id="0" w:date="2022-04-19T02:56:19Z">
                    <w:pPr/>
                  </w:pPrChange>
                </w:pPr>
                <w:sdt>
                  <w:sdtPr>
                    <w:tag w:val="goog_rdk_662"/>
                  </w:sdtPr>
                  <w:sdtContent>
                    <w:r w:rsidDel="00000000" w:rsidR="00000000" w:rsidRPr="00000000">
                      <w:rPr>
                        <w:rFonts w:ascii="Arial" w:cs="Arial" w:eastAsia="Arial" w:hAnsi="Arial"/>
                        <w:b w:val="0"/>
                        <w:color w:val="000000"/>
                        <w:sz w:val="22"/>
                        <w:szCs w:val="22"/>
                        <w:rtl w:val="0"/>
                        <w:rPrChange w:author="SANDRA PATRICIA HOYOS SEPULVEDA" w:id="1" w:date="2022-04-19T02:57:07Z">
                          <w:rPr>
                            <w:rFonts w:ascii="Arial" w:cs="Arial" w:eastAsia="Arial" w:hAnsi="Arial"/>
                            <w:b w:val="0"/>
                            <w:color w:val="000000"/>
                            <w:sz w:val="20"/>
                            <w:szCs w:val="20"/>
                          </w:rPr>
                        </w:rPrChange>
                      </w:rPr>
                      <w:t xml:space="preserve">Comprender y diferenciar los conceptos y normativa sobre entornos saludables con el fin de tener claridad en su aplicación para el desarrollo humano y la calidad de vida.</w:t>
                    </w:r>
                  </w:sdtContent>
                </w:sdt>
              </w:p>
            </w:sdtContent>
          </w:sdt>
        </w:tc>
      </w:tr>
      <w:tr>
        <w:trPr>
          <w:cantSplit w:val="0"/>
          <w:trHeight w:val="806" w:hRule="atLeast"/>
          <w:tblHeader w:val="0"/>
        </w:trPr>
        <w:tc>
          <w:tcPr>
            <w:shd w:fill="fac896" w:val="clear"/>
            <w:vAlign w:val="center"/>
          </w:tcPr>
          <w:sdt>
            <w:sdtPr>
              <w:tag w:val="goog_rdk_665"/>
            </w:sdtPr>
            <w:sdtContent>
              <w:p w:rsidR="00000000" w:rsidDel="00000000" w:rsidP="00000000" w:rsidRDefault="00000000" w:rsidRPr="00000000" w14:paraId="00000120">
                <w:pPr>
                  <w:rPr>
                    <w:rFonts w:ascii="Arial" w:cs="Arial" w:eastAsia="Arial" w:hAnsi="Arial"/>
                    <w:color w:val="000000"/>
                    <w:sz w:val="22"/>
                    <w:szCs w:val="22"/>
                    <w:rPrChange w:author="SANDRA PATRICIA HOYOS SEPULVEDA" w:id="1" w:date="2022-04-19T02:57:07Z">
                      <w:rPr>
                        <w:rFonts w:ascii="Arial" w:cs="Arial" w:eastAsia="Arial" w:hAnsi="Arial"/>
                        <w:color w:val="000000"/>
                        <w:sz w:val="20"/>
                        <w:szCs w:val="20"/>
                      </w:rPr>
                    </w:rPrChange>
                  </w:rPr>
                </w:pPr>
                <w:sdt>
                  <w:sdtPr>
                    <w:tag w:val="goog_rdk_664"/>
                  </w:sdtPr>
                  <w:sdtContent>
                    <w:r w:rsidDel="00000000" w:rsidR="00000000" w:rsidRPr="00000000">
                      <w:rPr>
                        <w:rFonts w:ascii="Arial" w:cs="Arial" w:eastAsia="Arial" w:hAnsi="Arial"/>
                        <w:color w:val="000000"/>
                        <w:sz w:val="22"/>
                        <w:szCs w:val="22"/>
                        <w:rtl w:val="0"/>
                        <w:rPrChange w:author="SANDRA PATRICIA HOYOS SEPULVEDA" w:id="1" w:date="2022-04-19T02:57:07Z">
                          <w:rPr>
                            <w:rFonts w:ascii="Arial" w:cs="Arial" w:eastAsia="Arial" w:hAnsi="Arial"/>
                            <w:color w:val="000000"/>
                            <w:sz w:val="20"/>
                            <w:szCs w:val="20"/>
                          </w:rPr>
                        </w:rPrChange>
                      </w:rPr>
                      <w:t xml:space="preserve">Tipo de actividad sugerida</w:t>
                    </w:r>
                  </w:sdtContent>
                </w:sdt>
              </w:p>
            </w:sdtContent>
          </w:sdt>
        </w:tc>
        <w:tc>
          <w:tcPr>
            <w:shd w:fill="auto" w:val="clear"/>
            <w:vAlign w:val="center"/>
          </w:tcPr>
          <w:sdt>
            <w:sdtPr>
              <w:tag w:val="goog_rdk_667"/>
            </w:sdtPr>
            <w:sdtContent>
              <w:p w:rsidR="00000000" w:rsidDel="00000000" w:rsidP="00000000" w:rsidRDefault="00000000" w:rsidRPr="00000000" w14:paraId="00000121">
                <w:pPr>
                  <w:rPr>
                    <w:rFonts w:ascii="Arial" w:cs="Arial" w:eastAsia="Arial" w:hAnsi="Arial"/>
                    <w:b w:val="0"/>
                    <w:color w:val="000000"/>
                    <w:sz w:val="22"/>
                    <w:szCs w:val="22"/>
                    <w:rPrChange w:author="SANDRA PATRICIA HOYOS SEPULVEDA" w:id="1" w:date="2022-04-19T02:57:07Z">
                      <w:rPr>
                        <w:rFonts w:ascii="Arial" w:cs="Arial" w:eastAsia="Arial" w:hAnsi="Arial"/>
                        <w:b w:val="0"/>
                        <w:color w:val="000000"/>
                        <w:sz w:val="20"/>
                        <w:szCs w:val="20"/>
                      </w:rPr>
                    </w:rPrChange>
                  </w:rPr>
                </w:pPr>
                <w:r w:rsidDel="00000000" w:rsidR="00000000" w:rsidRPr="00000000">
                  <w:rPr>
                    <w:rFonts w:ascii="Arial" w:cs="Arial" w:eastAsia="Arial" w:hAnsi="Arial"/>
                    <w:b w:val="0"/>
                    <w:sz w:val="20"/>
                    <w:szCs w:val="20"/>
                  </w:rPr>
                  <w:drawing>
                    <wp:inline distB="0" distT="0" distL="0" distR="0">
                      <wp:extent cx="1003935" cy="786765"/>
                      <wp:effectExtent b="0" l="0" r="0" t="0"/>
                      <wp:docPr id="169" name="image16.png"/>
                      <a:graphic>
                        <a:graphicData uri="http://schemas.openxmlformats.org/drawingml/2006/picture">
                          <pic:pic>
                            <pic:nvPicPr>
                              <pic:cNvPr id="0" name="image16.png"/>
                              <pic:cNvPicPr preferRelativeResize="0"/>
                            </pic:nvPicPr>
                            <pic:blipFill>
                              <a:blip r:embed="rId37"/>
                              <a:srcRect b="66147" l="0" r="76629" t="0"/>
                              <a:stretch>
                                <a:fillRect/>
                              </a:stretch>
                            </pic:blipFill>
                            <pic:spPr>
                              <a:xfrm>
                                <a:off x="0" y="0"/>
                                <a:ext cx="1003935" cy="786765"/>
                              </a:xfrm>
                              <a:prstGeom prst="rect"/>
                              <a:ln/>
                            </pic:spPr>
                          </pic:pic>
                        </a:graphicData>
                      </a:graphic>
                    </wp:inline>
                  </w:drawing>
                </w:r>
                <w:sdt>
                  <w:sdtPr>
                    <w:tag w:val="goog_rdk_666"/>
                  </w:sdtPr>
                  <w:sdtContent>
                    <w:r w:rsidDel="00000000" w:rsidR="00000000" w:rsidRPr="00000000">
                      <w:rPr>
                        <w:rtl w:val="0"/>
                      </w:rPr>
                    </w:r>
                  </w:sdtContent>
                </w:sdt>
              </w:p>
            </w:sdtContent>
          </w:sdt>
        </w:tc>
      </w:tr>
      <w:tr>
        <w:trPr>
          <w:cantSplit w:val="0"/>
          <w:trHeight w:val="806" w:hRule="atLeast"/>
          <w:tblHeader w:val="0"/>
        </w:trPr>
        <w:tc>
          <w:tcPr>
            <w:shd w:fill="fac896" w:val="clear"/>
            <w:vAlign w:val="center"/>
          </w:tcPr>
          <w:sdt>
            <w:sdtPr>
              <w:tag w:val="goog_rdk_669"/>
            </w:sdtPr>
            <w:sdtContent>
              <w:p w:rsidR="00000000" w:rsidDel="00000000" w:rsidP="00000000" w:rsidRDefault="00000000" w:rsidRPr="00000000" w14:paraId="00000122">
                <w:pPr>
                  <w:rPr>
                    <w:rFonts w:ascii="Arial" w:cs="Arial" w:eastAsia="Arial" w:hAnsi="Arial"/>
                    <w:color w:val="000000"/>
                    <w:sz w:val="22"/>
                    <w:szCs w:val="22"/>
                    <w:rPrChange w:author="SANDRA PATRICIA HOYOS SEPULVEDA" w:id="1" w:date="2022-04-19T02:57:07Z">
                      <w:rPr>
                        <w:rFonts w:ascii="Arial" w:cs="Arial" w:eastAsia="Arial" w:hAnsi="Arial"/>
                        <w:color w:val="000000"/>
                        <w:sz w:val="20"/>
                        <w:szCs w:val="20"/>
                      </w:rPr>
                    </w:rPrChange>
                  </w:rPr>
                </w:pPr>
                <w:sdt>
                  <w:sdtPr>
                    <w:tag w:val="goog_rdk_668"/>
                  </w:sdtPr>
                  <w:sdtContent>
                    <w:r w:rsidDel="00000000" w:rsidR="00000000" w:rsidRPr="00000000">
                      <w:rPr>
                        <w:rFonts w:ascii="Arial" w:cs="Arial" w:eastAsia="Arial" w:hAnsi="Arial"/>
                        <w:color w:val="000000"/>
                        <w:sz w:val="22"/>
                        <w:szCs w:val="22"/>
                        <w:rtl w:val="0"/>
                        <w:rPrChange w:author="SANDRA PATRICIA HOYOS SEPULVEDA" w:id="1" w:date="2022-04-19T02:57:07Z">
                          <w:rPr>
                            <w:rFonts w:ascii="Arial" w:cs="Arial" w:eastAsia="Arial" w:hAnsi="Arial"/>
                            <w:color w:val="000000"/>
                            <w:sz w:val="20"/>
                            <w:szCs w:val="20"/>
                          </w:rPr>
                        </w:rPrChange>
                      </w:rPr>
                      <w:t xml:space="preserve">Archivo de la actividad </w:t>
                    </w:r>
                  </w:sdtContent>
                </w:sdt>
              </w:p>
            </w:sdtContent>
          </w:sdt>
          <w:sdt>
            <w:sdtPr>
              <w:tag w:val="goog_rdk_671"/>
            </w:sdtPr>
            <w:sdtContent>
              <w:p w:rsidR="00000000" w:rsidDel="00000000" w:rsidP="00000000" w:rsidRDefault="00000000" w:rsidRPr="00000000" w14:paraId="00000123">
                <w:pPr>
                  <w:rPr>
                    <w:rFonts w:ascii="Arial" w:cs="Arial" w:eastAsia="Arial" w:hAnsi="Arial"/>
                    <w:color w:val="000000"/>
                    <w:sz w:val="22"/>
                    <w:szCs w:val="22"/>
                    <w:rPrChange w:author="SANDRA PATRICIA HOYOS SEPULVEDA" w:id="1" w:date="2022-04-19T02:57:07Z">
                      <w:rPr>
                        <w:rFonts w:ascii="Arial" w:cs="Arial" w:eastAsia="Arial" w:hAnsi="Arial"/>
                        <w:color w:val="000000"/>
                        <w:sz w:val="20"/>
                        <w:szCs w:val="20"/>
                      </w:rPr>
                    </w:rPrChange>
                  </w:rPr>
                </w:pPr>
                <w:sdt>
                  <w:sdtPr>
                    <w:tag w:val="goog_rdk_670"/>
                  </w:sdtPr>
                  <w:sdtContent>
                    <w:r w:rsidDel="00000000" w:rsidR="00000000" w:rsidRPr="00000000">
                      <w:rPr>
                        <w:rFonts w:ascii="Arial" w:cs="Arial" w:eastAsia="Arial" w:hAnsi="Arial"/>
                        <w:color w:val="000000"/>
                        <w:sz w:val="22"/>
                        <w:szCs w:val="22"/>
                        <w:rtl w:val="0"/>
                        <w:rPrChange w:author="SANDRA PATRICIA HOYOS SEPULVEDA" w:id="1" w:date="2022-04-19T02:57:07Z">
                          <w:rPr>
                            <w:rFonts w:ascii="Arial" w:cs="Arial" w:eastAsia="Arial" w:hAnsi="Arial"/>
                            <w:color w:val="000000"/>
                            <w:sz w:val="20"/>
                            <w:szCs w:val="20"/>
                          </w:rPr>
                        </w:rPrChange>
                      </w:rPr>
                      <w:t xml:space="preserve">(Anexo donde se describe la actividad propuesta)</w:t>
                    </w:r>
                  </w:sdtContent>
                </w:sdt>
              </w:p>
            </w:sdtContent>
          </w:sdt>
        </w:tc>
        <w:tc>
          <w:tcPr>
            <w:shd w:fill="auto" w:val="clear"/>
            <w:vAlign w:val="center"/>
          </w:tcPr>
          <w:sdt>
            <w:sdtPr>
              <w:tag w:val="goog_rdk_674"/>
            </w:sdtPr>
            <w:sdtContent>
              <w:p w:rsidR="00000000" w:rsidDel="00000000" w:rsidP="00000000" w:rsidRDefault="00000000" w:rsidRPr="00000000" w14:paraId="00000124">
                <w:pPr>
                  <w:rPr>
                    <w:rFonts w:ascii="Arial" w:cs="Arial" w:eastAsia="Arial" w:hAnsi="Arial"/>
                    <w:b w:val="0"/>
                    <w:i w:val="1"/>
                    <w:color w:val="999999"/>
                    <w:sz w:val="22"/>
                    <w:szCs w:val="22"/>
                    <w:rPrChange w:author="SANDRA PATRICIA HOYOS SEPULVEDA" w:id="1" w:date="2022-04-19T02:57:07Z">
                      <w:rPr>
                        <w:rFonts w:ascii="Arial" w:cs="Arial" w:eastAsia="Arial" w:hAnsi="Arial"/>
                        <w:b w:val="0"/>
                        <w:i w:val="1"/>
                        <w:color w:val="999999"/>
                        <w:sz w:val="20"/>
                        <w:szCs w:val="20"/>
                      </w:rPr>
                    </w:rPrChange>
                  </w:rPr>
                </w:pPr>
                <w:sdt>
                  <w:sdtPr>
                    <w:tag w:val="goog_rdk_672"/>
                  </w:sdtPr>
                  <w:sdtContent>
                    <w:r w:rsidDel="00000000" w:rsidR="00000000" w:rsidRPr="00000000">
                      <w:rPr>
                        <w:rFonts w:ascii="Arial" w:cs="Arial" w:eastAsia="Arial" w:hAnsi="Arial"/>
                        <w:b w:val="0"/>
                        <w:color w:val="231f20"/>
                        <w:sz w:val="22"/>
                        <w:szCs w:val="22"/>
                        <w:rtl w:val="0"/>
                        <w:rPrChange w:author="SANDRA PATRICIA HOYOS SEPULVEDA" w:id="1" w:date="2022-04-19T02:57:07Z">
                          <w:rPr>
                            <w:rFonts w:ascii="Arial" w:cs="Arial" w:eastAsia="Arial" w:hAnsi="Arial"/>
                            <w:b w:val="0"/>
                            <w:color w:val="231f20"/>
                            <w:sz w:val="20"/>
                            <w:szCs w:val="20"/>
                          </w:rPr>
                        </w:rPrChange>
                      </w:rPr>
                      <w:t xml:space="preserve">Anexos/CF01_Actividad_didactica</w:t>
                    </w:r>
                  </w:sdtContent>
                </w:sdt>
                <w:sdt>
                  <w:sdtPr>
                    <w:tag w:val="goog_rdk_673"/>
                  </w:sdtPr>
                  <w:sdtContent>
                    <w:r w:rsidDel="00000000" w:rsidR="00000000" w:rsidRPr="00000000">
                      <w:rPr>
                        <w:rtl w:val="0"/>
                      </w:rPr>
                    </w:r>
                  </w:sdtContent>
                </w:sdt>
              </w:p>
            </w:sdtContent>
          </w:sdt>
        </w:tc>
      </w:tr>
    </w:tbl>
    <w:sdt>
      <w:sdtPr>
        <w:tag w:val="goog_rdk_676"/>
      </w:sdtPr>
      <w:sdtContent>
        <w:p w:rsidR="00000000" w:rsidDel="00000000" w:rsidP="00000000" w:rsidRDefault="00000000" w:rsidRPr="00000000" w14:paraId="00000125">
          <w:pPr>
            <w:jc w:val="both"/>
            <w:rPr>
              <w:rPrChange w:author="SANDRA PATRICIA HOYOS SEPULVEDA" w:id="1" w:date="2022-04-19T02:57:07Z">
                <w:rPr>
                  <w:sz w:val="20"/>
                  <w:szCs w:val="20"/>
                </w:rPr>
              </w:rPrChange>
            </w:rPr>
          </w:pPr>
          <w:sdt>
            <w:sdtPr>
              <w:tag w:val="goog_rdk_675"/>
            </w:sdtPr>
            <w:sdtContent>
              <w:r w:rsidDel="00000000" w:rsidR="00000000" w:rsidRPr="00000000">
                <w:rPr>
                  <w:rtl w:val="0"/>
                </w:rPr>
              </w:r>
            </w:sdtContent>
          </w:sdt>
        </w:p>
      </w:sdtContent>
    </w:sdt>
    <w:sdt>
      <w:sdtPr>
        <w:tag w:val="goog_rdk_678"/>
      </w:sdtPr>
      <w:sdtContent>
        <w:p w:rsidR="00000000" w:rsidDel="00000000" w:rsidP="00000000" w:rsidRDefault="00000000" w:rsidRPr="00000000" w14:paraId="00000126">
          <w:pPr>
            <w:jc w:val="both"/>
            <w:rPr>
              <w:rPrChange w:author="SANDRA PATRICIA HOYOS SEPULVEDA" w:id="1" w:date="2022-04-19T02:57:07Z">
                <w:rPr>
                  <w:sz w:val="20"/>
                  <w:szCs w:val="20"/>
                </w:rPr>
              </w:rPrChange>
            </w:rPr>
          </w:pPr>
          <w:sdt>
            <w:sdtPr>
              <w:tag w:val="goog_rdk_677"/>
            </w:sdtPr>
            <w:sdtContent>
              <w:r w:rsidDel="00000000" w:rsidR="00000000" w:rsidRPr="00000000">
                <w:rPr>
                  <w:rtl w:val="0"/>
                </w:rPr>
              </w:r>
            </w:sdtContent>
          </w:sdt>
        </w:p>
      </w:sdtContent>
    </w:sdt>
    <w:sdt>
      <w:sdtPr>
        <w:tag w:val="goog_rdk_680"/>
      </w:sdtPr>
      <w:sdtContent>
        <w:p w:rsidR="00000000" w:rsidDel="00000000" w:rsidP="00000000" w:rsidRDefault="00000000" w:rsidRPr="00000000" w14:paraId="000001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b w:val="1"/>
              <w:i w:val="0"/>
              <w:smallCaps w:val="0"/>
              <w:strike w:val="0"/>
              <w:color w:val="000000"/>
              <w:sz w:val="20"/>
              <w:szCs w:val="20"/>
              <w:shd w:fill="auto" w:val="clear"/>
              <w:vertAlign w:val="baseline"/>
              <w:rPrChange w:author="SANDRA PATRICIA HOYOS SEPULVEDA" w:id="0" w:date="2022-04-19T02:57:12Z">
                <w:rPr>
                  <w:rFonts w:ascii="Arial" w:cs="Arial" w:eastAsia="Arial" w:hAnsi="Arial"/>
                  <w:b w:val="1"/>
                  <w:i w:val="0"/>
                  <w:smallCaps w:val="0"/>
                  <w:strike w:val="0"/>
                  <w:color w:val="000000"/>
                  <w:sz w:val="20"/>
                  <w:szCs w:val="20"/>
                  <w:u w:val="none"/>
                  <w:shd w:fill="auto" w:val="clear"/>
                  <w:vertAlign w:val="baseline"/>
                </w:rPr>
              </w:rPrChange>
            </w:rPr>
            <w:pPrChange w:author="SANDRA PATRICIA HOYOS SEPULVEDA" w:id="0" w:date="2022-04-19T02:57:12Z">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pPr>
            </w:pPrChange>
          </w:pPr>
          <w:sdt>
            <w:sdtPr>
              <w:tag w:val="goog_rdk_679"/>
            </w:sdtPr>
            <w:sdtContent>
              <w:r w:rsidDel="00000000" w:rsidR="00000000" w:rsidRPr="00000000">
                <w:rPr>
                  <w:rFonts w:ascii="Arial" w:cs="Arial" w:eastAsia="Arial" w:hAnsi="Arial"/>
                  <w:b w:val="1"/>
                  <w:i w:val="0"/>
                  <w:smallCaps w:val="0"/>
                  <w:strike w:val="0"/>
                  <w:color w:val="000000"/>
                  <w:u w:val="none"/>
                  <w:shd w:fill="auto" w:val="clear"/>
                  <w:vertAlign w:val="baseline"/>
                  <w:rtl w:val="0"/>
                  <w:rPrChange w:author="SANDRA PATRICIA HOYOS SEPULVEDA" w:id="1" w:date="2022-04-19T02:57:07Z">
                    <w:rPr>
                      <w:rFonts w:ascii="Arial" w:cs="Arial" w:eastAsia="Arial" w:hAnsi="Arial"/>
                      <w:b w:val="1"/>
                      <w:i w:val="0"/>
                      <w:smallCaps w:val="0"/>
                      <w:strike w:val="0"/>
                      <w:color w:val="000000"/>
                      <w:sz w:val="20"/>
                      <w:szCs w:val="20"/>
                      <w:u w:val="none"/>
                      <w:shd w:fill="auto" w:val="clear"/>
                      <w:vertAlign w:val="baseline"/>
                    </w:rPr>
                  </w:rPrChange>
                </w:rPr>
                <w:t xml:space="preserve">MATERIAL COMPLEMENTARIO: </w:t>
              </w:r>
            </w:sdtContent>
          </w:sdt>
        </w:p>
      </w:sdtContent>
    </w:sdt>
    <w:sdt>
      <w:sdtPr>
        <w:tag w:val="goog_rdk_682"/>
      </w:sdtPr>
      <w:sdtContent>
        <w:p w:rsidR="00000000" w:rsidDel="00000000" w:rsidP="00000000" w:rsidRDefault="00000000" w:rsidRPr="00000000" w14:paraId="00000128">
          <w:pPr>
            <w:jc w:val="both"/>
            <w:rPr>
              <w:b w:val="1"/>
              <w:rPrChange w:author="SANDRA PATRICIA HOYOS SEPULVEDA" w:id="1" w:date="2022-04-19T02:57:07Z">
                <w:rPr>
                  <w:b w:val="1"/>
                  <w:sz w:val="20"/>
                  <w:szCs w:val="20"/>
                </w:rPr>
              </w:rPrChange>
            </w:rPr>
          </w:pPr>
          <w:sdt>
            <w:sdtPr>
              <w:tag w:val="goog_rdk_681"/>
            </w:sdtPr>
            <w:sdtContent>
              <w:r w:rsidDel="00000000" w:rsidR="00000000" w:rsidRPr="00000000">
                <w:rPr>
                  <w:rtl w:val="0"/>
                </w:rPr>
              </w:r>
            </w:sdtContent>
          </w:sdt>
        </w:p>
      </w:sdtContent>
    </w:sdt>
    <w:tbl>
      <w:tblPr>
        <w:tblStyle w:val="Table19"/>
        <w:tblW w:w="997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490"/>
        <w:gridCol w:w="2130"/>
        <w:gridCol w:w="3705"/>
        <w:tblGridChange w:id="0">
          <w:tblGrid>
            <w:gridCol w:w="1650"/>
            <w:gridCol w:w="2490"/>
            <w:gridCol w:w="2130"/>
            <w:gridCol w:w="3705"/>
          </w:tblGrid>
        </w:tblGridChange>
      </w:tblGrid>
      <w:tr>
        <w:trPr>
          <w:cantSplit w:val="0"/>
          <w:trHeight w:val="2070" w:hRule="atLeast"/>
          <w:tblHeader w:val="0"/>
        </w:trPr>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sdt>
            <w:sdtPr>
              <w:tag w:val="goog_rdk_684"/>
            </w:sdtPr>
            <w:sdtContent>
              <w:p w:rsidR="00000000" w:rsidDel="00000000" w:rsidP="00000000" w:rsidRDefault="00000000" w:rsidRPr="00000000" w14:paraId="00000129">
                <w:pPr>
                  <w:spacing w:after="240" w:before="240" w:lineRule="auto"/>
                  <w:jc w:val="center"/>
                  <w:rPr>
                    <w:sz w:val="22"/>
                    <w:szCs w:val="22"/>
                    <w:rPrChange w:author="SANDRA PATRICIA HOYOS SEPULVEDA" w:id="1" w:date="2022-04-19T02:57:07Z">
                      <w:rPr>
                        <w:sz w:val="20"/>
                        <w:szCs w:val="20"/>
                      </w:rPr>
                    </w:rPrChange>
                  </w:rPr>
                  <w:pPrChange w:author="SANDRA PATRICIA HOYOS SEPULVEDA" w:id="0" w:date="2022-04-19T02:56:28Z">
                    <w:pPr>
                      <w:spacing w:after="240" w:before="240" w:lineRule="auto"/>
                    </w:pPr>
                  </w:pPrChange>
                </w:pPr>
                <w:sdt>
                  <w:sdtPr>
                    <w:tag w:val="goog_rdk_683"/>
                  </w:sdtPr>
                  <w:sdtContent>
                    <w:r w:rsidDel="00000000" w:rsidR="00000000" w:rsidRPr="00000000">
                      <w:rPr>
                        <w:sz w:val="22"/>
                        <w:szCs w:val="22"/>
                        <w:rtl w:val="0"/>
                        <w:rPrChange w:author="SANDRA PATRICIA HOYOS SEPULVEDA" w:id="1" w:date="2022-04-19T02:57:07Z">
                          <w:rPr>
                            <w:sz w:val="20"/>
                            <w:szCs w:val="20"/>
                          </w:rPr>
                        </w:rPrChange>
                      </w:rPr>
                      <w:t xml:space="preserve">Tema</w:t>
                    </w:r>
                  </w:sdtContent>
                </w:sdt>
              </w:p>
            </w:sdtContent>
          </w:sdt>
        </w:tc>
        <w:tc>
          <w:tcPr>
            <w:tcBorders>
              <w:top w:color="000000" w:space="0" w:sz="8" w:val="single"/>
              <w:left w:color="000000" w:space="0" w:sz="0" w:val="nil"/>
              <w:bottom w:color="000000" w:space="0" w:sz="8" w:val="single"/>
              <w:right w:color="000000" w:space="0" w:sz="8" w:val="single"/>
            </w:tcBorders>
            <w:shd w:fill="f9cb9c" w:val="clear"/>
            <w:tcMar>
              <w:top w:w="100.0" w:type="dxa"/>
              <w:left w:w="100.0" w:type="dxa"/>
              <w:bottom w:w="100.0" w:type="dxa"/>
              <w:right w:w="100.0" w:type="dxa"/>
            </w:tcMar>
          </w:tcPr>
          <w:sdt>
            <w:sdtPr>
              <w:tag w:val="goog_rdk_686"/>
            </w:sdtPr>
            <w:sdtContent>
              <w:p w:rsidR="00000000" w:rsidDel="00000000" w:rsidP="00000000" w:rsidRDefault="00000000" w:rsidRPr="00000000" w14:paraId="0000012A">
                <w:pPr>
                  <w:spacing w:after="240" w:before="240" w:lineRule="auto"/>
                  <w:jc w:val="center"/>
                  <w:rPr>
                    <w:sz w:val="22"/>
                    <w:szCs w:val="22"/>
                    <w:rPrChange w:author="SANDRA PATRICIA HOYOS SEPULVEDA" w:id="1" w:date="2022-04-19T02:57:07Z">
                      <w:rPr>
                        <w:sz w:val="20"/>
                        <w:szCs w:val="20"/>
                      </w:rPr>
                    </w:rPrChange>
                  </w:rPr>
                  <w:pPrChange w:author="SANDRA PATRICIA HOYOS SEPULVEDA" w:id="0" w:date="2022-04-19T02:56:28Z">
                    <w:pPr>
                      <w:spacing w:after="240" w:before="240" w:lineRule="auto"/>
                    </w:pPr>
                  </w:pPrChange>
                </w:pPr>
                <w:sdt>
                  <w:sdtPr>
                    <w:tag w:val="goog_rdk_685"/>
                  </w:sdtPr>
                  <w:sdtContent>
                    <w:r w:rsidDel="00000000" w:rsidR="00000000" w:rsidRPr="00000000">
                      <w:rPr>
                        <w:sz w:val="22"/>
                        <w:szCs w:val="22"/>
                        <w:rtl w:val="0"/>
                        <w:rPrChange w:author="SANDRA PATRICIA HOYOS SEPULVEDA" w:id="1" w:date="2022-04-19T02:57:07Z">
                          <w:rPr>
                            <w:sz w:val="20"/>
                            <w:szCs w:val="20"/>
                          </w:rPr>
                        </w:rPrChange>
                      </w:rPr>
                      <w:t xml:space="preserve">Referencia APA del Material</w:t>
                    </w:r>
                  </w:sdtContent>
                </w:sdt>
              </w:p>
            </w:sdtContent>
          </w:sdt>
        </w:tc>
        <w:tc>
          <w:tcPr>
            <w:tcBorders>
              <w:top w:color="000000" w:space="0" w:sz="8" w:val="single"/>
              <w:left w:color="000000" w:space="0" w:sz="0" w:val="nil"/>
              <w:bottom w:color="000000" w:space="0" w:sz="8" w:val="single"/>
              <w:right w:color="000000" w:space="0" w:sz="8" w:val="single"/>
            </w:tcBorders>
            <w:shd w:fill="f9cb9c" w:val="clear"/>
            <w:tcMar>
              <w:top w:w="100.0" w:type="dxa"/>
              <w:left w:w="100.0" w:type="dxa"/>
              <w:bottom w:w="100.0" w:type="dxa"/>
              <w:right w:w="100.0" w:type="dxa"/>
            </w:tcMar>
          </w:tcPr>
          <w:sdt>
            <w:sdtPr>
              <w:tag w:val="goog_rdk_688"/>
            </w:sdtPr>
            <w:sdtContent>
              <w:p w:rsidR="00000000" w:rsidDel="00000000" w:rsidP="00000000" w:rsidRDefault="00000000" w:rsidRPr="00000000" w14:paraId="0000012B">
                <w:pPr>
                  <w:spacing w:after="240" w:before="240" w:lineRule="auto"/>
                  <w:jc w:val="center"/>
                  <w:rPr>
                    <w:sz w:val="22"/>
                    <w:szCs w:val="22"/>
                    <w:rPrChange w:author="SANDRA PATRICIA HOYOS SEPULVEDA" w:id="1" w:date="2022-04-19T02:57:07Z">
                      <w:rPr>
                        <w:sz w:val="20"/>
                        <w:szCs w:val="20"/>
                      </w:rPr>
                    </w:rPrChange>
                  </w:rPr>
                  <w:pPrChange w:author="SANDRA PATRICIA HOYOS SEPULVEDA" w:id="0" w:date="2022-04-19T02:56:28Z">
                    <w:pPr>
                      <w:spacing w:after="240" w:before="240" w:lineRule="auto"/>
                    </w:pPr>
                  </w:pPrChange>
                </w:pPr>
                <w:sdt>
                  <w:sdtPr>
                    <w:tag w:val="goog_rdk_687"/>
                  </w:sdtPr>
                  <w:sdtContent>
                    <w:r w:rsidDel="00000000" w:rsidR="00000000" w:rsidRPr="00000000">
                      <w:rPr>
                        <w:sz w:val="22"/>
                        <w:szCs w:val="22"/>
                        <w:rtl w:val="0"/>
                        <w:rPrChange w:author="SANDRA PATRICIA HOYOS SEPULVEDA" w:id="1" w:date="2022-04-19T02:57:07Z">
                          <w:rPr>
                            <w:sz w:val="20"/>
                            <w:szCs w:val="20"/>
                          </w:rPr>
                        </w:rPrChange>
                      </w:rPr>
                      <w:t xml:space="preserve">Tipo de material</w:t>
                    </w:r>
                  </w:sdtContent>
                </w:sdt>
              </w:p>
            </w:sdtContent>
          </w:sdt>
          <w:sdt>
            <w:sdtPr>
              <w:tag w:val="goog_rdk_690"/>
            </w:sdtPr>
            <w:sdtContent>
              <w:p w:rsidR="00000000" w:rsidDel="00000000" w:rsidP="00000000" w:rsidRDefault="00000000" w:rsidRPr="00000000" w14:paraId="0000012C">
                <w:pPr>
                  <w:spacing w:after="240" w:before="240" w:lineRule="auto"/>
                  <w:jc w:val="center"/>
                  <w:rPr>
                    <w:sz w:val="22"/>
                    <w:szCs w:val="22"/>
                    <w:rPrChange w:author="SANDRA PATRICIA HOYOS SEPULVEDA" w:id="1" w:date="2022-04-19T02:57:07Z">
                      <w:rPr>
                        <w:sz w:val="20"/>
                        <w:szCs w:val="20"/>
                      </w:rPr>
                    </w:rPrChange>
                  </w:rPr>
                  <w:pPrChange w:author="SANDRA PATRICIA HOYOS SEPULVEDA" w:id="0" w:date="2022-04-19T02:56:28Z">
                    <w:pPr>
                      <w:spacing w:after="240" w:before="240" w:lineRule="auto"/>
                    </w:pPr>
                  </w:pPrChange>
                </w:pPr>
                <w:sdt>
                  <w:sdtPr>
                    <w:tag w:val="goog_rdk_689"/>
                  </w:sdtPr>
                  <w:sdtContent>
                    <w:r w:rsidDel="00000000" w:rsidR="00000000" w:rsidRPr="00000000">
                      <w:rPr>
                        <w:sz w:val="22"/>
                        <w:szCs w:val="22"/>
                        <w:rtl w:val="0"/>
                        <w:rPrChange w:author="SANDRA PATRICIA HOYOS SEPULVEDA" w:id="1" w:date="2022-04-19T02:57:07Z">
                          <w:rPr>
                            <w:sz w:val="20"/>
                            <w:szCs w:val="20"/>
                          </w:rPr>
                        </w:rPrChange>
                      </w:rPr>
                      <w:t xml:space="preserve">(Video, capítulo de libro, artículo, otro)</w:t>
                    </w:r>
                  </w:sdtContent>
                </w:sdt>
              </w:p>
            </w:sdtContent>
          </w:sdt>
        </w:tc>
        <w:tc>
          <w:tcPr>
            <w:tcBorders>
              <w:top w:color="000000" w:space="0" w:sz="8" w:val="single"/>
              <w:left w:color="000000" w:space="0" w:sz="0" w:val="nil"/>
              <w:bottom w:color="000000" w:space="0" w:sz="8" w:val="single"/>
              <w:right w:color="000000" w:space="0" w:sz="8" w:val="single"/>
            </w:tcBorders>
            <w:shd w:fill="f9cb9c" w:val="clear"/>
            <w:tcMar>
              <w:top w:w="100.0" w:type="dxa"/>
              <w:left w:w="100.0" w:type="dxa"/>
              <w:bottom w:w="100.0" w:type="dxa"/>
              <w:right w:w="100.0" w:type="dxa"/>
            </w:tcMar>
          </w:tcPr>
          <w:sdt>
            <w:sdtPr>
              <w:tag w:val="goog_rdk_697"/>
            </w:sdtPr>
            <w:sdtContent>
              <w:p w:rsidR="00000000" w:rsidDel="00000000" w:rsidP="00000000" w:rsidRDefault="00000000" w:rsidRPr="00000000" w14:paraId="0000012D">
                <w:pPr>
                  <w:spacing w:after="240" w:before="240" w:lineRule="auto"/>
                  <w:jc w:val="center"/>
                  <w:rPr>
                    <w:sz w:val="22"/>
                    <w:szCs w:val="22"/>
                    <w:rPrChange w:author="SANDRA PATRICIA HOYOS SEPULVEDA" w:id="1" w:date="2022-04-19T02:57:07Z">
                      <w:rPr>
                        <w:sz w:val="20"/>
                        <w:szCs w:val="20"/>
                      </w:rPr>
                    </w:rPrChange>
                  </w:rPr>
                  <w:pPrChange w:author="SANDRA PATRICIA HOYOS SEPULVEDA" w:id="0" w:date="2022-04-19T02:56:28Z">
                    <w:pPr>
                      <w:spacing w:after="240" w:before="240" w:lineRule="auto"/>
                    </w:pPr>
                  </w:pPrChange>
                </w:pPr>
                <w:sdt>
                  <w:sdtPr>
                    <w:tag w:val="goog_rdk_691"/>
                  </w:sdtPr>
                  <w:sdtContent>
                    <w:r w:rsidDel="00000000" w:rsidR="00000000" w:rsidRPr="00000000">
                      <w:rPr>
                        <w:sz w:val="22"/>
                        <w:szCs w:val="22"/>
                        <w:rtl w:val="0"/>
                        <w:rPrChange w:author="SANDRA PATRICIA HOYOS SEPULVEDA" w:id="1" w:date="2022-04-19T02:57:07Z">
                          <w:rPr>
                            <w:sz w:val="20"/>
                            <w:szCs w:val="20"/>
                          </w:rPr>
                        </w:rPrChange>
                      </w:rPr>
                      <w:t xml:space="preserve">Enlace del </w:t>
                    </w:r>
                  </w:sdtContent>
                </w:sdt>
                <w:sdt>
                  <w:sdtPr>
                    <w:tag w:val="goog_rdk_692"/>
                  </w:sdtPr>
                  <w:sdtContent>
                    <w:ins w:author="SANDRA PATRICIA HOYOS SEPULVEDA" w:id="27" w:date="2022-04-19T02:56:31Z"/>
                    <w:sdt>
                      <w:sdtPr>
                        <w:tag w:val="goog_rdk_693"/>
                      </w:sdtPr>
                      <w:sdtContent>
                        <w:ins w:author="SANDRA PATRICIA HOYOS SEPULVEDA" w:id="27" w:date="2022-04-19T02:56:31Z">
                          <w:r w:rsidDel="00000000" w:rsidR="00000000" w:rsidRPr="00000000">
                            <w:rPr>
                              <w:sz w:val="22"/>
                              <w:szCs w:val="22"/>
                              <w:rtl w:val="0"/>
                              <w:rPrChange w:author="SANDRA PATRICIA HOYOS SEPULVEDA" w:id="1" w:date="2022-04-19T02:57:07Z">
                                <w:rPr>
                                  <w:sz w:val="20"/>
                                  <w:szCs w:val="20"/>
                                </w:rPr>
                              </w:rPrChange>
                            </w:rPr>
                            <w:t xml:space="preserve">r</w:t>
                          </w:r>
                        </w:ins>
                      </w:sdtContent>
                    </w:sdt>
                    <w:ins w:author="SANDRA PATRICIA HOYOS SEPULVEDA" w:id="27" w:date="2022-04-19T02:56:31Z"/>
                  </w:sdtContent>
                </w:sdt>
                <w:sdt>
                  <w:sdtPr>
                    <w:tag w:val="goog_rdk_694"/>
                  </w:sdtPr>
                  <w:sdtContent>
                    <w:del w:author="SANDRA PATRICIA HOYOS SEPULVEDA" w:id="27" w:date="2022-04-19T02:56:31Z"/>
                    <w:sdt>
                      <w:sdtPr>
                        <w:tag w:val="goog_rdk_695"/>
                      </w:sdtPr>
                      <w:sdtContent>
                        <w:del w:author="SANDRA PATRICIA HOYOS SEPULVEDA" w:id="27" w:date="2022-04-19T02:56:31Z">
                          <w:r w:rsidDel="00000000" w:rsidR="00000000" w:rsidRPr="00000000">
                            <w:rPr>
                              <w:sz w:val="22"/>
                              <w:szCs w:val="22"/>
                              <w:rtl w:val="0"/>
                              <w:rPrChange w:author="SANDRA PATRICIA HOYOS SEPULVEDA" w:id="1" w:date="2022-04-19T02:57:07Z">
                                <w:rPr>
                                  <w:sz w:val="20"/>
                                  <w:szCs w:val="20"/>
                                </w:rPr>
                              </w:rPrChange>
                            </w:rPr>
                            <w:delText xml:space="preserve">R</w:delText>
                          </w:r>
                        </w:del>
                      </w:sdtContent>
                    </w:sdt>
                    <w:del w:author="SANDRA PATRICIA HOYOS SEPULVEDA" w:id="27" w:date="2022-04-19T02:56:31Z"/>
                  </w:sdtContent>
                </w:sdt>
                <w:sdt>
                  <w:sdtPr>
                    <w:tag w:val="goog_rdk_696"/>
                  </w:sdtPr>
                  <w:sdtContent>
                    <w:r w:rsidDel="00000000" w:rsidR="00000000" w:rsidRPr="00000000">
                      <w:rPr>
                        <w:sz w:val="22"/>
                        <w:szCs w:val="22"/>
                        <w:rtl w:val="0"/>
                        <w:rPrChange w:author="SANDRA PATRICIA HOYOS SEPULVEDA" w:id="1" w:date="2022-04-19T02:57:07Z">
                          <w:rPr>
                            <w:sz w:val="20"/>
                            <w:szCs w:val="20"/>
                          </w:rPr>
                        </w:rPrChange>
                      </w:rPr>
                      <w:t xml:space="preserve">ecurso o</w:t>
                    </w:r>
                  </w:sdtContent>
                </w:sdt>
              </w:p>
            </w:sdtContent>
          </w:sdt>
          <w:sdt>
            <w:sdtPr>
              <w:tag w:val="goog_rdk_704"/>
            </w:sdtPr>
            <w:sdtContent>
              <w:p w:rsidR="00000000" w:rsidDel="00000000" w:rsidP="00000000" w:rsidRDefault="00000000" w:rsidRPr="00000000" w14:paraId="0000012E">
                <w:pPr>
                  <w:spacing w:after="240" w:before="240" w:lineRule="auto"/>
                  <w:jc w:val="center"/>
                  <w:rPr>
                    <w:sz w:val="22"/>
                    <w:szCs w:val="22"/>
                    <w:rPrChange w:author="SANDRA PATRICIA HOYOS SEPULVEDA" w:id="1" w:date="2022-04-19T02:57:07Z">
                      <w:rPr>
                        <w:sz w:val="20"/>
                        <w:szCs w:val="20"/>
                      </w:rPr>
                    </w:rPrChange>
                  </w:rPr>
                  <w:pPrChange w:author="SANDRA PATRICIA HOYOS SEPULVEDA" w:id="0" w:date="2022-04-19T02:56:28Z">
                    <w:pPr>
                      <w:spacing w:after="240" w:before="240" w:lineRule="auto"/>
                    </w:pPr>
                  </w:pPrChange>
                </w:pPr>
                <w:sdt>
                  <w:sdtPr>
                    <w:tag w:val="goog_rdk_699"/>
                  </w:sdtPr>
                  <w:sdtContent>
                    <w:ins w:author="SANDRA PATRICIA HOYOS SEPULVEDA" w:id="28" w:date="2022-04-19T02:56:34Z"/>
                    <w:sdt>
                      <w:sdtPr>
                        <w:tag w:val="goog_rdk_700"/>
                      </w:sdtPr>
                      <w:sdtContent>
                        <w:ins w:author="SANDRA PATRICIA HOYOS SEPULVEDA" w:id="28" w:date="2022-04-19T02:56:34Z">
                          <w:r w:rsidDel="00000000" w:rsidR="00000000" w:rsidRPr="00000000">
                            <w:rPr>
                              <w:sz w:val="22"/>
                              <w:szCs w:val="22"/>
                              <w:rtl w:val="0"/>
                              <w:rPrChange w:author="SANDRA PATRICIA HOYOS SEPULVEDA" w:id="1" w:date="2022-04-19T02:57:07Z">
                                <w:rPr>
                                  <w:sz w:val="20"/>
                                  <w:szCs w:val="20"/>
                                </w:rPr>
                              </w:rPrChange>
                            </w:rPr>
                            <w:t xml:space="preserve">a</w:t>
                          </w:r>
                        </w:ins>
                      </w:sdtContent>
                    </w:sdt>
                    <w:ins w:author="SANDRA PATRICIA HOYOS SEPULVEDA" w:id="28" w:date="2022-04-19T02:56:34Z"/>
                  </w:sdtContent>
                </w:sdt>
                <w:sdt>
                  <w:sdtPr>
                    <w:tag w:val="goog_rdk_701"/>
                  </w:sdtPr>
                  <w:sdtContent>
                    <w:del w:author="SANDRA PATRICIA HOYOS SEPULVEDA" w:id="28" w:date="2022-04-19T02:56:34Z"/>
                    <w:sdt>
                      <w:sdtPr>
                        <w:tag w:val="goog_rdk_702"/>
                      </w:sdtPr>
                      <w:sdtContent>
                        <w:del w:author="SANDRA PATRICIA HOYOS SEPULVEDA" w:id="28" w:date="2022-04-19T02:56:34Z">
                          <w:r w:rsidDel="00000000" w:rsidR="00000000" w:rsidRPr="00000000">
                            <w:rPr>
                              <w:sz w:val="22"/>
                              <w:szCs w:val="22"/>
                              <w:rtl w:val="0"/>
                              <w:rPrChange w:author="SANDRA PATRICIA HOYOS SEPULVEDA" w:id="1" w:date="2022-04-19T02:57:07Z">
                                <w:rPr>
                                  <w:sz w:val="20"/>
                                  <w:szCs w:val="20"/>
                                </w:rPr>
                              </w:rPrChange>
                            </w:rPr>
                            <w:delText xml:space="preserve">A</w:delText>
                          </w:r>
                        </w:del>
                      </w:sdtContent>
                    </w:sdt>
                    <w:del w:author="SANDRA PATRICIA HOYOS SEPULVEDA" w:id="28" w:date="2022-04-19T02:56:34Z"/>
                  </w:sdtContent>
                </w:sdt>
                <w:sdt>
                  <w:sdtPr>
                    <w:tag w:val="goog_rdk_703"/>
                  </w:sdtPr>
                  <w:sdtContent>
                    <w:r w:rsidDel="00000000" w:rsidR="00000000" w:rsidRPr="00000000">
                      <w:rPr>
                        <w:sz w:val="22"/>
                        <w:szCs w:val="22"/>
                        <w:rtl w:val="0"/>
                        <w:rPrChange w:author="SANDRA PATRICIA HOYOS SEPULVEDA" w:id="1" w:date="2022-04-19T02:57:07Z">
                          <w:rPr>
                            <w:sz w:val="20"/>
                            <w:szCs w:val="20"/>
                          </w:rPr>
                        </w:rPrChange>
                      </w:rPr>
                      <w:t xml:space="preserve">rchivo del documento o material</w:t>
                    </w:r>
                  </w:sdtContent>
                </w:sdt>
              </w:p>
            </w:sdtContent>
          </w:sdt>
        </w:tc>
      </w:tr>
      <w:tr>
        <w:trPr>
          <w:cantSplit w:val="0"/>
          <w:trHeight w:val="1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06"/>
            </w:sdtPr>
            <w:sdtContent>
              <w:p w:rsidR="00000000" w:rsidDel="00000000" w:rsidP="00000000" w:rsidRDefault="00000000" w:rsidRPr="00000000" w14:paraId="0000012F">
                <w:pPr>
                  <w:spacing w:after="240" w:before="240" w:lineRule="auto"/>
                  <w:rPr>
                    <w:b w:val="0"/>
                    <w:sz w:val="22"/>
                    <w:szCs w:val="22"/>
                    <w:rPrChange w:author="SANDRA PATRICIA HOYOS SEPULVEDA" w:id="1" w:date="2022-04-19T02:57:07Z">
                      <w:rPr>
                        <w:b w:val="0"/>
                        <w:sz w:val="20"/>
                        <w:szCs w:val="20"/>
                      </w:rPr>
                    </w:rPrChange>
                  </w:rPr>
                </w:pPr>
                <w:sdt>
                  <w:sdtPr>
                    <w:tag w:val="goog_rdk_705"/>
                  </w:sdtPr>
                  <w:sdtContent>
                    <w:r w:rsidDel="00000000" w:rsidR="00000000" w:rsidRPr="00000000">
                      <w:rPr>
                        <w:b w:val="0"/>
                        <w:sz w:val="22"/>
                        <w:szCs w:val="22"/>
                        <w:rtl w:val="0"/>
                        <w:rPrChange w:author="SANDRA PATRICIA HOYOS SEPULVEDA" w:id="1" w:date="2022-04-19T02:57:07Z">
                          <w:rPr>
                            <w:b w:val="0"/>
                            <w:sz w:val="20"/>
                            <w:szCs w:val="20"/>
                          </w:rPr>
                        </w:rPrChange>
                      </w:rPr>
                      <w:t xml:space="preserve">1.1. A nivel internacional</w:t>
                    </w:r>
                  </w:sdtContent>
                </w:sdt>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sdt>
            <w:sdtPr>
              <w:tag w:val="goog_rdk_710"/>
            </w:sdtPr>
            <w:sdtContent>
              <w:p w:rsidR="00000000" w:rsidDel="00000000" w:rsidP="00000000" w:rsidRDefault="00000000" w:rsidRPr="00000000" w14:paraId="00000130">
                <w:pPr>
                  <w:spacing w:after="240" w:before="240" w:lineRule="auto"/>
                  <w:rPr>
                    <w:b w:val="0"/>
                    <w:sz w:val="22"/>
                    <w:szCs w:val="22"/>
                    <w:rPrChange w:author="SANDRA PATRICIA HOYOS SEPULVEDA" w:id="1" w:date="2022-04-19T02:57:07Z">
                      <w:rPr>
                        <w:b w:val="0"/>
                        <w:sz w:val="20"/>
                        <w:szCs w:val="20"/>
                      </w:rPr>
                    </w:rPrChange>
                  </w:rPr>
                </w:pPr>
                <w:sdt>
                  <w:sdtPr>
                    <w:tag w:val="goog_rdk_707"/>
                  </w:sdtPr>
                  <w:sdtContent>
                    <w:r w:rsidDel="00000000" w:rsidR="00000000" w:rsidRPr="00000000">
                      <w:rPr>
                        <w:b w:val="0"/>
                        <w:sz w:val="22"/>
                        <w:szCs w:val="22"/>
                        <w:rtl w:val="0"/>
                        <w:rPrChange w:author="SANDRA PATRICIA HOYOS SEPULVEDA" w:id="1" w:date="2022-04-19T02:57:07Z">
                          <w:rPr>
                            <w:b w:val="0"/>
                            <w:sz w:val="20"/>
                            <w:szCs w:val="20"/>
                          </w:rPr>
                        </w:rPrChange>
                      </w:rPr>
                      <w:t xml:space="preserve">OMS. (2020). </w:t>
                    </w:r>
                  </w:sdtContent>
                </w:sdt>
                <w:sdt>
                  <w:sdtPr>
                    <w:tag w:val="goog_rdk_708"/>
                  </w:sdtPr>
                  <w:sdtContent>
                    <w:r w:rsidDel="00000000" w:rsidR="00000000" w:rsidRPr="00000000">
                      <w:rPr>
                        <w:b w:val="0"/>
                        <w:i w:val="1"/>
                        <w:color w:val="333333"/>
                        <w:sz w:val="22"/>
                        <w:szCs w:val="22"/>
                        <w:rtl w:val="0"/>
                        <w:rPrChange w:author="SANDRA PATRICIA HOYOS SEPULVEDA" w:id="1" w:date="2022-04-19T02:57:07Z">
                          <w:rPr>
                            <w:b w:val="0"/>
                            <w:i w:val="1"/>
                            <w:color w:val="333333"/>
                            <w:sz w:val="20"/>
                            <w:szCs w:val="20"/>
                          </w:rPr>
                        </w:rPrChange>
                      </w:rPr>
                      <w:t xml:space="preserve">Declaración de Adelaida sobre la salud en todas las políticas: hacia una gobernanza compartida en pro de la salud y el bienestar. </w:t>
                    </w:r>
                  </w:sdtContent>
                </w:sdt>
                <w:sdt>
                  <w:sdtPr>
                    <w:tag w:val="goog_rdk_709"/>
                  </w:sdtPr>
                  <w:sdtContent>
                    <w:r w:rsidDel="00000000" w:rsidR="00000000" w:rsidRPr="00000000">
                      <w:rPr>
                        <w:rtl w:val="0"/>
                      </w:rPr>
                    </w:r>
                  </w:sdtContent>
                </w:sdt>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sdt>
            <w:sdtPr>
              <w:tag w:val="goog_rdk_712"/>
            </w:sdtPr>
            <w:sdtContent>
              <w:p w:rsidR="00000000" w:rsidDel="00000000" w:rsidP="00000000" w:rsidRDefault="00000000" w:rsidRPr="00000000" w14:paraId="00000131">
                <w:pPr>
                  <w:spacing w:after="240" w:before="240" w:lineRule="auto"/>
                  <w:rPr>
                    <w:b w:val="0"/>
                    <w:sz w:val="22"/>
                    <w:szCs w:val="22"/>
                    <w:rPrChange w:author="SANDRA PATRICIA HOYOS SEPULVEDA" w:id="1" w:date="2022-04-19T02:57:07Z">
                      <w:rPr>
                        <w:b w:val="0"/>
                        <w:sz w:val="20"/>
                        <w:szCs w:val="20"/>
                      </w:rPr>
                    </w:rPrChange>
                  </w:rPr>
                </w:pPr>
                <w:sdt>
                  <w:sdtPr>
                    <w:tag w:val="goog_rdk_711"/>
                  </w:sdtPr>
                  <w:sdtContent>
                    <w:r w:rsidDel="00000000" w:rsidR="00000000" w:rsidRPr="00000000">
                      <w:rPr>
                        <w:b w:val="0"/>
                        <w:sz w:val="22"/>
                        <w:szCs w:val="22"/>
                        <w:rtl w:val="0"/>
                        <w:rPrChange w:author="SANDRA PATRICIA HOYOS SEPULVEDA" w:id="1" w:date="2022-04-19T02:57:07Z">
                          <w:rPr>
                            <w:b w:val="0"/>
                            <w:sz w:val="20"/>
                            <w:szCs w:val="20"/>
                          </w:rPr>
                        </w:rPrChange>
                      </w:rPr>
                      <w:t xml:space="preserve">Documento</w:t>
                    </w:r>
                  </w:sdtContent>
                </w:sdt>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sdt>
            <w:sdtPr>
              <w:tag w:val="goog_rdk_715"/>
            </w:sdtPr>
            <w:sdtContent>
              <w:p w:rsidR="00000000" w:rsidDel="00000000" w:rsidP="00000000" w:rsidRDefault="00000000" w:rsidRPr="00000000" w14:paraId="00000132">
                <w:pPr>
                  <w:spacing w:after="240" w:before="240" w:lineRule="auto"/>
                  <w:rPr>
                    <w:b w:val="0"/>
                    <w:sz w:val="22"/>
                    <w:szCs w:val="22"/>
                    <w:rPrChange w:author="SANDRA PATRICIA HOYOS SEPULVEDA" w:id="1" w:date="2022-04-19T02:57:07Z">
                      <w:rPr>
                        <w:b w:val="0"/>
                        <w:sz w:val="20"/>
                        <w:szCs w:val="20"/>
                      </w:rPr>
                    </w:rPrChange>
                  </w:rPr>
                </w:pPr>
                <w:hyperlink r:id="rId38">
                  <w:sdt>
                    <w:sdtPr>
                      <w:tag w:val="goog_rdk_713"/>
                    </w:sdtPr>
                    <w:sdtContent>
                      <w:r w:rsidDel="00000000" w:rsidR="00000000" w:rsidRPr="00000000">
                        <w:rPr>
                          <w:b w:val="0"/>
                          <w:color w:val="1155cc"/>
                          <w:sz w:val="22"/>
                          <w:szCs w:val="22"/>
                          <w:u w:val="single"/>
                          <w:rtl w:val="0"/>
                          <w:rPrChange w:author="SANDRA PATRICIA HOYOS SEPULVEDA" w:id="1" w:date="2022-04-19T02:57:07Z">
                            <w:rPr>
                              <w:b w:val="0"/>
                              <w:color w:val="1155cc"/>
                              <w:sz w:val="20"/>
                              <w:szCs w:val="20"/>
                              <w:u w:val="single"/>
                            </w:rPr>
                          </w:rPrChange>
                        </w:rPr>
                        <w:t xml:space="preserve">https://apps.who.int/iris/handle/10665/44391</w:t>
                      </w:r>
                    </w:sdtContent>
                  </w:sdt>
                </w:hyperlink>
                <w:sdt>
                  <w:sdtPr>
                    <w:tag w:val="goog_rdk_714"/>
                  </w:sdtPr>
                  <w:sdtContent>
                    <w:r w:rsidDel="00000000" w:rsidR="00000000" w:rsidRPr="00000000">
                      <w:rPr>
                        <w:b w:val="0"/>
                        <w:sz w:val="22"/>
                        <w:szCs w:val="22"/>
                        <w:rtl w:val="0"/>
                        <w:rPrChange w:author="SANDRA PATRICIA HOYOS SEPULVEDA" w:id="1" w:date="2022-04-19T02:57:07Z">
                          <w:rPr>
                            <w:b w:val="0"/>
                            <w:sz w:val="20"/>
                            <w:szCs w:val="20"/>
                          </w:rPr>
                        </w:rPrChange>
                      </w:rPr>
                      <w:t xml:space="preserve"> </w:t>
                    </w:r>
                  </w:sdtContent>
                </w:sdt>
              </w:p>
            </w:sdtContent>
          </w:sdt>
        </w:tc>
      </w:tr>
      <w:tr>
        <w:trPr>
          <w:cantSplit w:val="0"/>
          <w:trHeight w:val="2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17"/>
            </w:sdtPr>
            <w:sdtContent>
              <w:p w:rsidR="00000000" w:rsidDel="00000000" w:rsidP="00000000" w:rsidRDefault="00000000" w:rsidRPr="00000000" w14:paraId="00000133">
                <w:pPr>
                  <w:spacing w:after="240" w:before="240" w:lineRule="auto"/>
                  <w:rPr>
                    <w:b w:val="0"/>
                    <w:sz w:val="22"/>
                    <w:szCs w:val="22"/>
                    <w:rPrChange w:author="SANDRA PATRICIA HOYOS SEPULVEDA" w:id="1" w:date="2022-04-19T02:57:07Z">
                      <w:rPr>
                        <w:b w:val="0"/>
                        <w:sz w:val="20"/>
                        <w:szCs w:val="20"/>
                      </w:rPr>
                    </w:rPrChange>
                  </w:rPr>
                </w:pPr>
                <w:sdt>
                  <w:sdtPr>
                    <w:tag w:val="goog_rdk_716"/>
                  </w:sdtPr>
                  <w:sdtContent>
                    <w:r w:rsidDel="00000000" w:rsidR="00000000" w:rsidRPr="00000000">
                      <w:rPr>
                        <w:b w:val="0"/>
                        <w:sz w:val="22"/>
                        <w:szCs w:val="22"/>
                        <w:rtl w:val="0"/>
                        <w:rPrChange w:author="SANDRA PATRICIA HOYOS SEPULVEDA" w:id="1" w:date="2022-04-19T02:57:07Z">
                          <w:rPr>
                            <w:b w:val="0"/>
                            <w:sz w:val="20"/>
                            <w:szCs w:val="20"/>
                          </w:rPr>
                        </w:rPrChange>
                      </w:rPr>
                      <w:t xml:space="preserve">2. Lineamiento de entornos saludables</w:t>
                    </w:r>
                  </w:sdtContent>
                </w:sdt>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sdt>
            <w:sdtPr>
              <w:tag w:val="goog_rdk_720"/>
            </w:sdtPr>
            <w:sdtContent>
              <w:p w:rsidR="00000000" w:rsidDel="00000000" w:rsidP="00000000" w:rsidRDefault="00000000" w:rsidRPr="00000000" w14:paraId="00000134">
                <w:pPr>
                  <w:spacing w:after="240" w:before="240" w:lineRule="auto"/>
                  <w:rPr>
                    <w:b w:val="0"/>
                    <w:i w:val="1"/>
                    <w:sz w:val="22"/>
                    <w:szCs w:val="22"/>
                    <w:rPrChange w:author="SANDRA PATRICIA HOYOS SEPULVEDA" w:id="1" w:date="2022-04-19T02:57:07Z">
                      <w:rPr>
                        <w:b w:val="0"/>
                        <w:i w:val="1"/>
                        <w:sz w:val="20"/>
                        <w:szCs w:val="20"/>
                      </w:rPr>
                    </w:rPrChange>
                  </w:rPr>
                </w:pPr>
                <w:sdt>
                  <w:sdtPr>
                    <w:tag w:val="goog_rdk_718"/>
                  </w:sdtPr>
                  <w:sdtContent>
                    <w:r w:rsidDel="00000000" w:rsidR="00000000" w:rsidRPr="00000000">
                      <w:rPr>
                        <w:b w:val="0"/>
                        <w:sz w:val="22"/>
                        <w:szCs w:val="22"/>
                        <w:rtl w:val="0"/>
                        <w:rPrChange w:author="SANDRA PATRICIA HOYOS SEPULVEDA" w:id="1" w:date="2022-04-19T02:57:07Z">
                          <w:rPr>
                            <w:b w:val="0"/>
                            <w:sz w:val="20"/>
                            <w:szCs w:val="20"/>
                          </w:rPr>
                        </w:rPrChange>
                      </w:rPr>
                      <w:t xml:space="preserve">Ministerio de Protección Social. (2006).</w:t>
                    </w:r>
                  </w:sdtContent>
                </w:sdt>
                <w:sdt>
                  <w:sdtPr>
                    <w:tag w:val="goog_rdk_719"/>
                  </w:sdtPr>
                  <w:sdtContent>
                    <w:r w:rsidDel="00000000" w:rsidR="00000000" w:rsidRPr="00000000">
                      <w:rPr>
                        <w:b w:val="0"/>
                        <w:i w:val="1"/>
                        <w:sz w:val="22"/>
                        <w:szCs w:val="22"/>
                        <w:rtl w:val="0"/>
                        <w:rPrChange w:author="SANDRA PATRICIA HOYOS SEPULVEDA" w:id="1" w:date="2022-04-19T02:57:07Z">
                          <w:rPr>
                            <w:b w:val="0"/>
                            <w:i w:val="1"/>
                            <w:sz w:val="20"/>
                            <w:szCs w:val="20"/>
                          </w:rPr>
                        </w:rPrChange>
                      </w:rPr>
                      <w:t xml:space="preserve"> Lineamientos Nacionales para la Aplicación y el Desarrollo de las Estrategias de Entornos Saludables.</w:t>
                    </w:r>
                  </w:sdtContent>
                </w:sdt>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sdt>
            <w:sdtPr>
              <w:tag w:val="goog_rdk_722"/>
            </w:sdtPr>
            <w:sdtContent>
              <w:p w:rsidR="00000000" w:rsidDel="00000000" w:rsidP="00000000" w:rsidRDefault="00000000" w:rsidRPr="00000000" w14:paraId="00000135">
                <w:pPr>
                  <w:spacing w:after="240" w:before="240" w:lineRule="auto"/>
                  <w:rPr>
                    <w:b w:val="0"/>
                    <w:sz w:val="22"/>
                    <w:szCs w:val="22"/>
                    <w:rPrChange w:author="SANDRA PATRICIA HOYOS SEPULVEDA" w:id="1" w:date="2022-04-19T02:57:07Z">
                      <w:rPr>
                        <w:b w:val="0"/>
                        <w:sz w:val="20"/>
                        <w:szCs w:val="20"/>
                      </w:rPr>
                    </w:rPrChange>
                  </w:rPr>
                </w:pPr>
                <w:sdt>
                  <w:sdtPr>
                    <w:tag w:val="goog_rdk_721"/>
                  </w:sdtPr>
                  <w:sdtContent>
                    <w:r w:rsidDel="00000000" w:rsidR="00000000" w:rsidRPr="00000000">
                      <w:rPr>
                        <w:b w:val="0"/>
                        <w:sz w:val="22"/>
                        <w:szCs w:val="22"/>
                        <w:rtl w:val="0"/>
                        <w:rPrChange w:author="SANDRA PATRICIA HOYOS SEPULVEDA" w:id="1" w:date="2022-04-19T02:57:07Z">
                          <w:rPr>
                            <w:b w:val="0"/>
                            <w:sz w:val="20"/>
                            <w:szCs w:val="20"/>
                          </w:rPr>
                        </w:rPrChange>
                      </w:rPr>
                      <w:t xml:space="preserve">Documento </w:t>
                    </w:r>
                  </w:sdtContent>
                </w:sdt>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sdt>
            <w:sdtPr>
              <w:tag w:val="goog_rdk_724"/>
            </w:sdtPr>
            <w:sdtContent>
              <w:p w:rsidR="00000000" w:rsidDel="00000000" w:rsidP="00000000" w:rsidRDefault="00000000" w:rsidRPr="00000000" w14:paraId="00000136">
                <w:pPr>
                  <w:spacing w:after="240" w:before="240" w:lineRule="auto"/>
                  <w:rPr>
                    <w:b w:val="0"/>
                    <w:color w:val="1155cc"/>
                    <w:sz w:val="22"/>
                    <w:szCs w:val="22"/>
                    <w:u w:val="single"/>
                    <w:rPrChange w:author="SANDRA PATRICIA HOYOS SEPULVEDA" w:id="1" w:date="2022-04-19T02:57:07Z">
                      <w:rPr>
                        <w:b w:val="0"/>
                        <w:color w:val="1155cc"/>
                        <w:sz w:val="20"/>
                        <w:szCs w:val="20"/>
                        <w:u w:val="single"/>
                      </w:rPr>
                    </w:rPrChange>
                  </w:rPr>
                </w:pPr>
                <w:sdt>
                  <w:sdtPr>
                    <w:tag w:val="goog_rdk_723"/>
                  </w:sdtPr>
                  <w:sdtContent>
                    <w:r w:rsidDel="00000000" w:rsidR="00000000" w:rsidRPr="00000000">
                      <w:rPr>
                        <w:b w:val="0"/>
                        <w:color w:val="1155cc"/>
                        <w:sz w:val="22"/>
                        <w:szCs w:val="22"/>
                        <w:u w:val="single"/>
                        <w:rtl w:val="0"/>
                        <w:rPrChange w:author="SANDRA PATRICIA HOYOS SEPULVEDA" w:id="1" w:date="2022-04-19T02:57:07Z">
                          <w:rPr>
                            <w:b w:val="0"/>
                            <w:color w:val="1155cc"/>
                            <w:sz w:val="20"/>
                            <w:szCs w:val="20"/>
                            <w:u w:val="single"/>
                          </w:rPr>
                        </w:rPrChange>
                      </w:rPr>
                      <w:t xml:space="preserve">https://www3.paho.org/col/index.php?option=com_docman&amp;view=download&amp;category_slug=publicaciones-ops-oms-colombia&amp;alias=28-lineamientos-nacionales-para-la-aplicacion-y-el-desarrollo-de-las-estrategias-de-entornos-saludables&amp;Itemid=688</w:t>
                    </w:r>
                  </w:sdtContent>
                </w:sdt>
              </w:p>
            </w:sdtContent>
          </w:sdt>
        </w:tc>
      </w:tr>
    </w:tbl>
    <w:sdt>
      <w:sdtPr>
        <w:tag w:val="goog_rdk_728"/>
      </w:sdtPr>
      <w:sdtContent>
        <w:p w:rsidR="00000000" w:rsidDel="00000000" w:rsidP="00000000" w:rsidRDefault="00000000" w:rsidRPr="00000000" w14:paraId="00000137">
          <w:pPr>
            <w:spacing w:after="240" w:before="240" w:lineRule="auto"/>
            <w:rPr>
              <w:ins w:author="SANDRA PATRICIA HOYOS SEPULVEDA" w:id="29" w:date="2022-04-19T02:56:39Z"/>
              <w:b w:val="0"/>
              <w:color w:val="1155cc"/>
              <w:u w:val="single"/>
              <w:rPrChange w:author="SANDRA PATRICIA HOYOS SEPULVEDA" w:id="1" w:date="2022-04-19T02:57:07Z">
                <w:rPr>
                  <w:b w:val="0"/>
                  <w:color w:val="1155cc"/>
                  <w:sz w:val="20"/>
                  <w:szCs w:val="20"/>
                  <w:u w:val="single"/>
                </w:rPr>
              </w:rPrChange>
            </w:rPr>
          </w:pPr>
          <w:sdt>
            <w:sdtPr>
              <w:tag w:val="goog_rdk_726"/>
            </w:sdtPr>
            <w:sdtContent>
              <w:ins w:author="SANDRA PATRICIA HOYOS SEPULVEDA" w:id="29" w:date="2022-04-19T02:56:39Z"/>
              <w:sdt>
                <w:sdtPr>
                  <w:tag w:val="goog_rdk_727"/>
                </w:sdtPr>
                <w:sdtContent>
                  <w:ins w:author="SANDRA PATRICIA HOYOS SEPULVEDA" w:id="29" w:date="2022-04-19T02:56:39Z">
                    <w:r w:rsidDel="00000000" w:rsidR="00000000" w:rsidRPr="00000000">
                      <w:rPr>
                        <w:rtl w:val="0"/>
                      </w:rPr>
                    </w:r>
                  </w:ins>
                </w:sdtContent>
              </w:sdt>
              <w:ins w:author="SANDRA PATRICIA HOYOS SEPULVEDA" w:id="29" w:date="2022-04-19T02:56:39Z"/>
            </w:sdtContent>
          </w:sdt>
        </w:p>
      </w:sdtContent>
    </w:sdt>
    <w:sdt>
      <w:sdtPr>
        <w:tag w:val="goog_rdk_731"/>
      </w:sdtPr>
      <w:sdtContent>
        <w:p w:rsidR="00000000" w:rsidDel="00000000" w:rsidP="00000000" w:rsidRDefault="00000000" w:rsidRPr="00000000" w14:paraId="00000138">
          <w:pPr>
            <w:spacing w:after="240" w:before="240" w:lineRule="auto"/>
            <w:rPr>
              <w:ins w:author="SANDRA PATRICIA HOYOS SEPULVEDA" w:id="29" w:date="2022-04-19T02:56:39Z"/>
              <w:b w:val="0"/>
              <w:color w:val="1155cc"/>
              <w:u w:val="single"/>
              <w:rPrChange w:author="SANDRA PATRICIA HOYOS SEPULVEDA" w:id="1" w:date="2022-04-19T02:57:07Z">
                <w:rPr>
                  <w:b w:val="0"/>
                  <w:color w:val="1155cc"/>
                  <w:sz w:val="20"/>
                  <w:szCs w:val="20"/>
                  <w:u w:val="single"/>
                </w:rPr>
              </w:rPrChange>
            </w:rPr>
          </w:pPr>
          <w:sdt>
            <w:sdtPr>
              <w:tag w:val="goog_rdk_729"/>
            </w:sdtPr>
            <w:sdtContent>
              <w:ins w:author="SANDRA PATRICIA HOYOS SEPULVEDA" w:id="29" w:date="2022-04-19T02:56:39Z"/>
              <w:sdt>
                <w:sdtPr>
                  <w:tag w:val="goog_rdk_730"/>
                </w:sdtPr>
                <w:sdtContent>
                  <w:ins w:author="SANDRA PATRICIA HOYOS SEPULVEDA" w:id="29" w:date="2022-04-19T02:56:39Z">
                    <w:r w:rsidDel="00000000" w:rsidR="00000000" w:rsidRPr="00000000">
                      <w:rPr>
                        <w:rtl w:val="0"/>
                      </w:rPr>
                    </w:r>
                  </w:ins>
                </w:sdtContent>
              </w:sdt>
              <w:ins w:author="SANDRA PATRICIA HOYOS SEPULVEDA" w:id="29" w:date="2022-04-19T02:56:39Z"/>
            </w:sdtContent>
          </w:sdt>
        </w:p>
      </w:sdtContent>
    </w:sdt>
    <w:sdt>
      <w:sdtPr>
        <w:tag w:val="goog_rdk_734"/>
      </w:sdtPr>
      <w:sdtContent>
        <w:p w:rsidR="00000000" w:rsidDel="00000000" w:rsidP="00000000" w:rsidRDefault="00000000" w:rsidRPr="00000000" w14:paraId="00000139">
          <w:pPr>
            <w:spacing w:after="240" w:before="240" w:lineRule="auto"/>
            <w:rPr>
              <w:ins w:author="SANDRA PATRICIA HOYOS SEPULVEDA" w:id="29" w:date="2022-04-19T02:56:39Z"/>
              <w:b w:val="0"/>
              <w:color w:val="1155cc"/>
              <w:u w:val="single"/>
              <w:rPrChange w:author="SANDRA PATRICIA HOYOS SEPULVEDA" w:id="1" w:date="2022-04-19T02:57:07Z">
                <w:rPr>
                  <w:b w:val="0"/>
                  <w:color w:val="1155cc"/>
                  <w:sz w:val="20"/>
                  <w:szCs w:val="20"/>
                  <w:u w:val="single"/>
                </w:rPr>
              </w:rPrChange>
            </w:rPr>
          </w:pPr>
          <w:sdt>
            <w:sdtPr>
              <w:tag w:val="goog_rdk_732"/>
            </w:sdtPr>
            <w:sdtContent>
              <w:ins w:author="SANDRA PATRICIA HOYOS SEPULVEDA" w:id="29" w:date="2022-04-19T02:56:39Z"/>
              <w:sdt>
                <w:sdtPr>
                  <w:tag w:val="goog_rdk_733"/>
                </w:sdtPr>
                <w:sdtContent>
                  <w:ins w:author="SANDRA PATRICIA HOYOS SEPULVEDA" w:id="29" w:date="2022-04-19T02:56:39Z">
                    <w:r w:rsidDel="00000000" w:rsidR="00000000" w:rsidRPr="00000000">
                      <w:rPr>
                        <w:rtl w:val="0"/>
                      </w:rPr>
                    </w:r>
                  </w:ins>
                </w:sdtContent>
              </w:sdt>
              <w:ins w:author="SANDRA PATRICIA HOYOS SEPULVEDA" w:id="29" w:date="2022-04-19T02:56:39Z"/>
            </w:sdtContent>
          </w:sdt>
        </w:p>
      </w:sdtContent>
    </w:sdt>
    <w:sdt>
      <w:sdtPr>
        <w:tag w:val="goog_rdk_737"/>
      </w:sdtPr>
      <w:sdtContent>
        <w:p w:rsidR="00000000" w:rsidDel="00000000" w:rsidP="00000000" w:rsidRDefault="00000000" w:rsidRPr="00000000" w14:paraId="0000013A">
          <w:pPr>
            <w:spacing w:after="240" w:before="240" w:lineRule="auto"/>
            <w:rPr>
              <w:ins w:author="SANDRA PATRICIA HOYOS SEPULVEDA" w:id="29" w:date="2022-04-19T02:56:39Z"/>
              <w:b w:val="0"/>
              <w:color w:val="1155cc"/>
              <w:u w:val="single"/>
              <w:rPrChange w:author="SANDRA PATRICIA HOYOS SEPULVEDA" w:id="1" w:date="2022-04-19T02:57:07Z">
                <w:rPr>
                  <w:b w:val="0"/>
                  <w:color w:val="1155cc"/>
                  <w:sz w:val="20"/>
                  <w:szCs w:val="20"/>
                  <w:u w:val="single"/>
                </w:rPr>
              </w:rPrChange>
            </w:rPr>
          </w:pPr>
          <w:sdt>
            <w:sdtPr>
              <w:tag w:val="goog_rdk_735"/>
            </w:sdtPr>
            <w:sdtContent>
              <w:ins w:author="SANDRA PATRICIA HOYOS SEPULVEDA" w:id="29" w:date="2022-04-19T02:56:39Z"/>
              <w:sdt>
                <w:sdtPr>
                  <w:tag w:val="goog_rdk_736"/>
                </w:sdtPr>
                <w:sdtContent>
                  <w:ins w:author="SANDRA PATRICIA HOYOS SEPULVEDA" w:id="29" w:date="2022-04-19T02:56:39Z">
                    <w:r w:rsidDel="00000000" w:rsidR="00000000" w:rsidRPr="00000000">
                      <w:rPr>
                        <w:rtl w:val="0"/>
                      </w:rPr>
                    </w:r>
                  </w:ins>
                </w:sdtContent>
              </w:sdt>
              <w:ins w:author="SANDRA PATRICIA HOYOS SEPULVEDA" w:id="29" w:date="2022-04-19T02:56:39Z"/>
            </w:sdtContent>
          </w:sdt>
        </w:p>
      </w:sdtContent>
    </w:sdt>
    <w:sdt>
      <w:sdtPr>
        <w:tag w:val="goog_rdk_740"/>
      </w:sdtPr>
      <w:sdtContent>
        <w:p w:rsidR="00000000" w:rsidDel="00000000" w:rsidP="00000000" w:rsidRDefault="00000000" w:rsidRPr="00000000" w14:paraId="0000013B">
          <w:pPr>
            <w:spacing w:after="240" w:before="240" w:lineRule="auto"/>
            <w:rPr>
              <w:ins w:author="SANDRA PATRICIA HOYOS SEPULVEDA" w:id="29" w:date="2022-04-19T02:56:39Z"/>
              <w:b w:val="0"/>
              <w:color w:val="1155cc"/>
              <w:u w:val="single"/>
              <w:rPrChange w:author="SANDRA PATRICIA HOYOS SEPULVEDA" w:id="1" w:date="2022-04-19T02:57:07Z">
                <w:rPr>
                  <w:b w:val="0"/>
                  <w:color w:val="1155cc"/>
                  <w:sz w:val="20"/>
                  <w:szCs w:val="20"/>
                  <w:u w:val="single"/>
                </w:rPr>
              </w:rPrChange>
            </w:rPr>
          </w:pPr>
          <w:sdt>
            <w:sdtPr>
              <w:tag w:val="goog_rdk_738"/>
            </w:sdtPr>
            <w:sdtContent>
              <w:ins w:author="SANDRA PATRICIA HOYOS SEPULVEDA" w:id="29" w:date="2022-04-19T02:56:39Z"/>
              <w:sdt>
                <w:sdtPr>
                  <w:tag w:val="goog_rdk_739"/>
                </w:sdtPr>
                <w:sdtContent>
                  <w:ins w:author="SANDRA PATRICIA HOYOS SEPULVEDA" w:id="29" w:date="2022-04-19T02:56:39Z">
                    <w:r w:rsidDel="00000000" w:rsidR="00000000" w:rsidRPr="00000000">
                      <w:rPr>
                        <w:rtl w:val="0"/>
                      </w:rPr>
                    </w:r>
                  </w:ins>
                </w:sdtContent>
              </w:sdt>
              <w:ins w:author="SANDRA PATRICIA HOYOS SEPULVEDA" w:id="29" w:date="2022-04-19T02:56:39Z"/>
            </w:sdtContent>
          </w:sdt>
        </w:p>
      </w:sdtContent>
    </w:sdt>
    <w:sdt>
      <w:sdtPr>
        <w:tag w:val="goog_rdk_742"/>
      </w:sdtPr>
      <w:sdtContent>
        <w:p w:rsidR="00000000" w:rsidDel="00000000" w:rsidP="00000000" w:rsidRDefault="00000000" w:rsidRPr="00000000" w14:paraId="0000013C">
          <w:pPr>
            <w:spacing w:after="240" w:before="240" w:lineRule="auto"/>
            <w:rPr>
              <w:b w:val="1"/>
              <w:rPrChange w:author="SANDRA PATRICIA HOYOS SEPULVEDA" w:id="1" w:date="2022-04-19T02:57:07Z">
                <w:rPr>
                  <w:b w:val="1"/>
                  <w:sz w:val="20"/>
                  <w:szCs w:val="20"/>
                </w:rPr>
              </w:rPrChange>
            </w:rPr>
          </w:pPr>
          <w:sdt>
            <w:sdtPr>
              <w:tag w:val="goog_rdk_741"/>
            </w:sdtPr>
            <w:sdtContent>
              <w:r w:rsidDel="00000000" w:rsidR="00000000" w:rsidRPr="00000000">
                <w:rPr>
                  <w:rtl w:val="0"/>
                </w:rPr>
              </w:r>
            </w:sdtContent>
          </w:sdt>
        </w:p>
      </w:sdtContent>
    </w:sdt>
    <w:sdt>
      <w:sdtPr>
        <w:tag w:val="goog_rdk_744"/>
      </w:sdtPr>
      <w:sdtContent>
        <w:p w:rsidR="00000000" w:rsidDel="00000000" w:rsidP="00000000" w:rsidRDefault="00000000" w:rsidRPr="00000000" w14:paraId="0000013D">
          <w:pPr>
            <w:jc w:val="both"/>
            <w:rPr>
              <w:b w:val="1"/>
              <w:rPrChange w:author="SANDRA PATRICIA HOYOS SEPULVEDA" w:id="1" w:date="2022-04-19T02:57:07Z">
                <w:rPr>
                  <w:b w:val="1"/>
                  <w:sz w:val="20"/>
                  <w:szCs w:val="20"/>
                </w:rPr>
              </w:rPrChange>
            </w:rPr>
          </w:pPr>
          <w:sdt>
            <w:sdtPr>
              <w:tag w:val="goog_rdk_743"/>
            </w:sdtPr>
            <w:sdtContent>
              <w:r w:rsidDel="00000000" w:rsidR="00000000" w:rsidRPr="00000000">
                <w:rPr>
                  <w:rtl w:val="0"/>
                </w:rPr>
              </w:r>
            </w:sdtContent>
          </w:sdt>
        </w:p>
      </w:sdtContent>
    </w:sdt>
    <w:sdt>
      <w:sdtPr>
        <w:tag w:val="goog_rdk_749"/>
      </w:sdtPr>
      <w:sdtContent>
        <w:p w:rsidR="00000000" w:rsidDel="00000000" w:rsidP="00000000" w:rsidRDefault="00000000" w:rsidRPr="00000000" w14:paraId="000001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b w:val="1"/>
              <w:i w:val="0"/>
              <w:smallCaps w:val="0"/>
              <w:strike w:val="0"/>
              <w:color w:val="000000"/>
              <w:sz w:val="20"/>
              <w:szCs w:val="20"/>
              <w:shd w:fill="auto" w:val="clear"/>
              <w:vertAlign w:val="baseline"/>
              <w:rPrChange w:author="SANDRA PATRICIA HOYOS SEPULVEDA" w:id="0" w:date="2022-04-19T02:57:12Z">
                <w:rPr>
                  <w:rFonts w:ascii="Arial" w:cs="Arial" w:eastAsia="Arial" w:hAnsi="Arial"/>
                  <w:b w:val="1"/>
                  <w:i w:val="0"/>
                  <w:smallCaps w:val="0"/>
                  <w:strike w:val="0"/>
                  <w:color w:val="000000"/>
                  <w:sz w:val="20"/>
                  <w:szCs w:val="20"/>
                  <w:u w:val="none"/>
                  <w:shd w:fill="auto" w:val="clear"/>
                  <w:vertAlign w:val="baseline"/>
                </w:rPr>
              </w:rPrChange>
            </w:rPr>
            <w:pPrChange w:author="SANDRA PATRICIA HOYOS SEPULVEDA" w:id="0" w:date="2022-04-19T02:57:12Z">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pPr>
            </w:pPrChange>
          </w:pPr>
          <w:sdt>
            <w:sdtPr>
              <w:tag w:val="goog_rdk_745"/>
            </w:sdtPr>
            <w:sdtContent>
              <w:r w:rsidDel="00000000" w:rsidR="00000000" w:rsidRPr="00000000">
                <w:rPr>
                  <w:rFonts w:ascii="Arial" w:cs="Arial" w:eastAsia="Arial" w:hAnsi="Arial"/>
                  <w:b w:val="1"/>
                  <w:i w:val="0"/>
                  <w:smallCaps w:val="0"/>
                  <w:strike w:val="0"/>
                  <w:color w:val="000000"/>
                  <w:u w:val="none"/>
                  <w:shd w:fill="auto" w:val="clear"/>
                  <w:vertAlign w:val="baseline"/>
                  <w:rtl w:val="0"/>
                  <w:rPrChange w:author="SANDRA PATRICIA HOYOS SEPULVEDA" w:id="1" w:date="2022-04-19T02:57:07Z">
                    <w:rPr>
                      <w:rFonts w:ascii="Arial" w:cs="Arial" w:eastAsia="Arial" w:hAnsi="Arial"/>
                      <w:b w:val="1"/>
                      <w:i w:val="0"/>
                      <w:smallCaps w:val="0"/>
                      <w:strike w:val="0"/>
                      <w:color w:val="000000"/>
                      <w:sz w:val="20"/>
                      <w:szCs w:val="20"/>
                      <w:u w:val="none"/>
                      <w:shd w:fill="auto" w:val="clear"/>
                      <w:vertAlign w:val="baseline"/>
                    </w:rPr>
                  </w:rPrChange>
                </w:rPr>
                <w:t xml:space="preserve">GLOSARIO</w:t>
              </w:r>
            </w:sdtContent>
          </w:sdt>
          <w:sdt>
            <w:sdtPr>
              <w:tag w:val="goog_rdk_746"/>
            </w:sdtPr>
            <w:sdtContent>
              <w:del w:author="SANDRA PATRICIA HOYOS SEPULVEDA" w:id="30" w:date="2022-04-19T02:56:43Z"/>
              <w:sdt>
                <w:sdtPr>
                  <w:tag w:val="goog_rdk_747"/>
                </w:sdtPr>
                <w:sdtContent>
                  <w:del w:author="SANDRA PATRICIA HOYOS SEPULVEDA" w:id="30" w:date="2022-04-19T02:56:43Z">
                    <w:r w:rsidDel="00000000" w:rsidR="00000000" w:rsidRPr="00000000">
                      <w:rPr>
                        <w:rFonts w:ascii="Arial" w:cs="Arial" w:eastAsia="Arial" w:hAnsi="Arial"/>
                        <w:b w:val="1"/>
                        <w:i w:val="0"/>
                        <w:smallCaps w:val="0"/>
                        <w:strike w:val="0"/>
                        <w:color w:val="000000"/>
                        <w:u w:val="none"/>
                        <w:shd w:fill="auto" w:val="clear"/>
                        <w:vertAlign w:val="baseline"/>
                        <w:rtl w:val="0"/>
                        <w:rPrChange w:author="SANDRA PATRICIA HOYOS SEPULVEDA" w:id="1" w:date="2022-04-19T02:57:07Z">
                          <w:rPr>
                            <w:rFonts w:ascii="Arial" w:cs="Arial" w:eastAsia="Arial" w:hAnsi="Arial"/>
                            <w:b w:val="1"/>
                            <w:i w:val="0"/>
                            <w:smallCaps w:val="0"/>
                            <w:strike w:val="0"/>
                            <w:color w:val="000000"/>
                            <w:sz w:val="20"/>
                            <w:szCs w:val="20"/>
                            <w:u w:val="none"/>
                            <w:shd w:fill="auto" w:val="clear"/>
                            <w:vertAlign w:val="baseline"/>
                          </w:rPr>
                        </w:rPrChange>
                      </w:rPr>
                      <w:delText xml:space="preserve">: </w:delText>
                    </w:r>
                  </w:del>
                </w:sdtContent>
              </w:sdt>
              <w:del w:author="SANDRA PATRICIA HOYOS SEPULVEDA" w:id="30" w:date="2022-04-19T02:56:43Z"/>
            </w:sdtContent>
          </w:sdt>
          <w:sdt>
            <w:sdtPr>
              <w:tag w:val="goog_rdk_748"/>
            </w:sdtPr>
            <w:sdtContent>
              <w:r w:rsidDel="00000000" w:rsidR="00000000" w:rsidRPr="00000000">
                <w:rPr>
                  <w:rtl w:val="0"/>
                </w:rPr>
              </w:r>
            </w:sdtContent>
          </w:sdt>
        </w:p>
      </w:sdtContent>
    </w:sdt>
    <w:sdt>
      <w:sdtPr>
        <w:tag w:val="goog_rdk_751"/>
      </w:sdtPr>
      <w:sdtContent>
        <w:p w:rsidR="00000000" w:rsidDel="00000000" w:rsidP="00000000" w:rsidRDefault="00000000" w:rsidRPr="00000000" w14:paraId="0000013F">
          <w:pPr>
            <w:pBdr>
              <w:top w:space="0" w:sz="0" w:val="nil"/>
              <w:left w:space="0" w:sz="0" w:val="nil"/>
              <w:bottom w:space="0" w:sz="0" w:val="nil"/>
              <w:right w:space="0" w:sz="0" w:val="nil"/>
              <w:between w:space="0" w:sz="0" w:val="nil"/>
            </w:pBdr>
            <w:ind w:left="426" w:firstLine="0"/>
            <w:rPr>
              <w:color w:val="000000"/>
              <w:rPrChange w:author="SANDRA PATRICIA HOYOS SEPULVEDA" w:id="1" w:date="2022-04-19T02:57:07Z">
                <w:rPr>
                  <w:color w:val="000000"/>
                  <w:sz w:val="20"/>
                  <w:szCs w:val="20"/>
                </w:rPr>
              </w:rPrChange>
            </w:rPr>
          </w:pPr>
          <w:sdt>
            <w:sdtPr>
              <w:tag w:val="goog_rdk_750"/>
            </w:sdtPr>
            <w:sdtContent>
              <w:r w:rsidDel="00000000" w:rsidR="00000000" w:rsidRPr="00000000">
                <w:rPr>
                  <w:rtl w:val="0"/>
                </w:rPr>
              </w:r>
            </w:sdtContent>
          </w:sdt>
        </w:p>
      </w:sdtContent>
    </w:sdt>
    <w:tbl>
      <w:tblPr>
        <w:tblStyle w:val="Table20"/>
        <w:tblW w:w="99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5"/>
        <w:gridCol w:w="8025"/>
        <w:tblGridChange w:id="0">
          <w:tblGrid>
            <w:gridCol w:w="1935"/>
            <w:gridCol w:w="8025"/>
          </w:tblGrid>
        </w:tblGridChange>
      </w:tblGrid>
      <w:tr>
        <w:trPr>
          <w:cantSplit w:val="0"/>
          <w:trHeight w:val="214" w:hRule="atLeast"/>
          <w:tblHeader w:val="0"/>
        </w:trPr>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sdt>
            <w:sdtPr>
              <w:tag w:val="goog_rdk_753"/>
            </w:sdtPr>
            <w:sdtContent>
              <w:p w:rsidR="00000000" w:rsidDel="00000000" w:rsidP="00000000" w:rsidRDefault="00000000" w:rsidRPr="00000000" w14:paraId="00000140">
                <w:pPr>
                  <w:spacing w:after="240" w:before="240" w:lineRule="auto"/>
                  <w:jc w:val="center"/>
                  <w:rPr>
                    <w:sz w:val="22"/>
                    <w:szCs w:val="22"/>
                    <w:rPrChange w:author="SANDRA PATRICIA HOYOS SEPULVEDA" w:id="1" w:date="2022-04-19T02:57:07Z">
                      <w:rPr>
                        <w:sz w:val="20"/>
                        <w:szCs w:val="20"/>
                      </w:rPr>
                    </w:rPrChange>
                  </w:rPr>
                </w:pPr>
                <w:sdt>
                  <w:sdtPr>
                    <w:tag w:val="goog_rdk_752"/>
                  </w:sdtPr>
                  <w:sdtContent>
                    <w:r w:rsidDel="00000000" w:rsidR="00000000" w:rsidRPr="00000000">
                      <w:rPr>
                        <w:sz w:val="22"/>
                        <w:szCs w:val="22"/>
                        <w:rtl w:val="0"/>
                        <w:rPrChange w:author="SANDRA PATRICIA HOYOS SEPULVEDA" w:id="1" w:date="2022-04-19T02:57:07Z">
                          <w:rPr>
                            <w:sz w:val="20"/>
                            <w:szCs w:val="20"/>
                          </w:rPr>
                        </w:rPrChange>
                      </w:rPr>
                      <w:t xml:space="preserve">TÉRMINO</w:t>
                    </w:r>
                  </w:sdtContent>
                </w:sdt>
              </w:p>
            </w:sdtContent>
          </w:sdt>
        </w:tc>
        <w:tc>
          <w:tcPr>
            <w:tcBorders>
              <w:top w:color="000000" w:space="0" w:sz="8" w:val="single"/>
              <w:left w:color="000000" w:space="0" w:sz="0" w:val="nil"/>
              <w:bottom w:color="000000" w:space="0" w:sz="8" w:val="single"/>
              <w:right w:color="000000" w:space="0" w:sz="8" w:val="single"/>
            </w:tcBorders>
            <w:shd w:fill="f9cb9c" w:val="clear"/>
            <w:tcMar>
              <w:top w:w="100.0" w:type="dxa"/>
              <w:left w:w="100.0" w:type="dxa"/>
              <w:bottom w:w="100.0" w:type="dxa"/>
              <w:right w:w="100.0" w:type="dxa"/>
            </w:tcMar>
          </w:tcPr>
          <w:sdt>
            <w:sdtPr>
              <w:tag w:val="goog_rdk_755"/>
            </w:sdtPr>
            <w:sdtContent>
              <w:p w:rsidR="00000000" w:rsidDel="00000000" w:rsidP="00000000" w:rsidRDefault="00000000" w:rsidRPr="00000000" w14:paraId="00000141">
                <w:pPr>
                  <w:spacing w:after="240" w:before="240" w:lineRule="auto"/>
                  <w:jc w:val="center"/>
                  <w:rPr>
                    <w:sz w:val="22"/>
                    <w:szCs w:val="22"/>
                    <w:rPrChange w:author="SANDRA PATRICIA HOYOS SEPULVEDA" w:id="1" w:date="2022-04-19T02:57:07Z">
                      <w:rPr>
                        <w:sz w:val="20"/>
                        <w:szCs w:val="20"/>
                      </w:rPr>
                    </w:rPrChange>
                  </w:rPr>
                </w:pPr>
                <w:sdt>
                  <w:sdtPr>
                    <w:tag w:val="goog_rdk_754"/>
                  </w:sdtPr>
                  <w:sdtContent>
                    <w:r w:rsidDel="00000000" w:rsidR="00000000" w:rsidRPr="00000000">
                      <w:rPr>
                        <w:sz w:val="22"/>
                        <w:szCs w:val="22"/>
                        <w:rtl w:val="0"/>
                        <w:rPrChange w:author="SANDRA PATRICIA HOYOS SEPULVEDA" w:id="1" w:date="2022-04-19T02:57:07Z">
                          <w:rPr>
                            <w:sz w:val="20"/>
                            <w:szCs w:val="20"/>
                          </w:rPr>
                        </w:rPrChange>
                      </w:rPr>
                      <w:t xml:space="preserve">SIGNIFICADO</w:t>
                    </w:r>
                  </w:sdtContent>
                </w:sdt>
              </w:p>
            </w:sdtContent>
          </w:sdt>
        </w:tc>
      </w:tr>
      <w:tr>
        <w:trPr>
          <w:cantSplit w:val="0"/>
          <w:trHeight w:val="253"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60"/>
            </w:sdtPr>
            <w:sdtContent>
              <w:p w:rsidR="00000000" w:rsidDel="00000000" w:rsidP="00000000" w:rsidRDefault="00000000" w:rsidRPr="00000000" w14:paraId="00000142">
                <w:pPr>
                  <w:spacing w:after="240" w:before="240" w:lineRule="auto"/>
                  <w:rPr>
                    <w:sz w:val="22"/>
                    <w:szCs w:val="22"/>
                    <w:rPrChange w:author="SANDRA PATRICIA HOYOS SEPULVEDA" w:id="1" w:date="2022-04-19T02:57:07Z">
                      <w:rPr>
                        <w:sz w:val="20"/>
                        <w:szCs w:val="20"/>
                      </w:rPr>
                    </w:rPrChange>
                  </w:rPr>
                </w:pPr>
                <w:sdt>
                  <w:sdtPr>
                    <w:tag w:val="goog_rdk_756"/>
                  </w:sdtPr>
                  <w:sdtContent>
                    <w:r w:rsidDel="00000000" w:rsidR="00000000" w:rsidRPr="00000000">
                      <w:rPr>
                        <w:sz w:val="22"/>
                        <w:szCs w:val="22"/>
                        <w:rtl w:val="0"/>
                        <w:rPrChange w:author="SANDRA PATRICIA HOYOS SEPULVEDA" w:id="1" w:date="2022-04-19T02:57:07Z">
                          <w:rPr>
                            <w:sz w:val="20"/>
                            <w:szCs w:val="20"/>
                          </w:rPr>
                        </w:rPrChange>
                      </w:rPr>
                      <w:t xml:space="preserve">Enfoques de los entornos</w:t>
                    </w:r>
                  </w:sdtContent>
                </w:sdt>
                <w:sdt>
                  <w:sdtPr>
                    <w:tag w:val="goog_rdk_757"/>
                  </w:sdtPr>
                  <w:sdtContent>
                    <w:del w:author="SANDRA PATRICIA HOYOS SEPULVEDA" w:id="31" w:date="2022-04-19T02:56:48Z"/>
                    <w:sdt>
                      <w:sdtPr>
                        <w:tag w:val="goog_rdk_758"/>
                      </w:sdtPr>
                      <w:sdtContent>
                        <w:del w:author="SANDRA PATRICIA HOYOS SEPULVEDA" w:id="31" w:date="2022-04-19T02:56:48Z">
                          <w:r w:rsidDel="00000000" w:rsidR="00000000" w:rsidRPr="00000000">
                            <w:rPr>
                              <w:sz w:val="22"/>
                              <w:szCs w:val="22"/>
                              <w:rtl w:val="0"/>
                              <w:rPrChange w:author="SANDRA PATRICIA HOYOS SEPULVEDA" w:id="1" w:date="2022-04-19T02:57:07Z">
                                <w:rPr>
                                  <w:sz w:val="20"/>
                                  <w:szCs w:val="20"/>
                                </w:rPr>
                              </w:rPrChange>
                            </w:rPr>
                            <w:delText xml:space="preserve">:</w:delText>
                          </w:r>
                        </w:del>
                      </w:sdtContent>
                    </w:sdt>
                    <w:del w:author="SANDRA PATRICIA HOYOS SEPULVEDA" w:id="31" w:date="2022-04-19T02:56:48Z"/>
                  </w:sdtContent>
                </w:sdt>
                <w:sdt>
                  <w:sdtPr>
                    <w:tag w:val="goog_rdk_759"/>
                  </w:sdtPr>
                  <w:sdtContent>
                    <w:r w:rsidDel="00000000" w:rsidR="00000000" w:rsidRPr="00000000">
                      <w:rPr>
                        <w:rtl w:val="0"/>
                      </w:rPr>
                    </w:r>
                  </w:sdtContent>
                </w:sdt>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sdt>
            <w:sdtPr>
              <w:tag w:val="goog_rdk_762"/>
            </w:sdtPr>
            <w:sdtContent>
              <w:p w:rsidR="00000000" w:rsidDel="00000000" w:rsidP="00000000" w:rsidRDefault="00000000" w:rsidRPr="00000000" w14:paraId="00000143">
                <w:pPr>
                  <w:spacing w:after="240" w:before="240" w:lineRule="auto"/>
                  <w:rPr>
                    <w:b w:val="0"/>
                    <w:sz w:val="22"/>
                    <w:szCs w:val="22"/>
                    <w:rPrChange w:author="SANDRA PATRICIA HOYOS SEPULVEDA" w:id="1" w:date="2022-04-19T02:57:07Z">
                      <w:rPr>
                        <w:b w:val="0"/>
                        <w:sz w:val="20"/>
                        <w:szCs w:val="20"/>
                      </w:rPr>
                    </w:rPrChange>
                  </w:rPr>
                </w:pPr>
                <w:sdt>
                  <w:sdtPr>
                    <w:tag w:val="goog_rdk_761"/>
                  </w:sdtPr>
                  <w:sdtContent>
                    <w:r w:rsidDel="00000000" w:rsidR="00000000" w:rsidRPr="00000000">
                      <w:rPr>
                        <w:b w:val="0"/>
                        <w:sz w:val="22"/>
                        <w:szCs w:val="22"/>
                        <w:rtl w:val="0"/>
                        <w:rPrChange w:author="SANDRA PATRICIA HOYOS SEPULVEDA" w:id="1" w:date="2022-04-19T02:57:07Z">
                          <w:rPr>
                            <w:b w:val="0"/>
                            <w:sz w:val="20"/>
                            <w:szCs w:val="20"/>
                          </w:rPr>
                        </w:rPrChange>
                      </w:rPr>
                      <w:t xml:space="preserve">Los enfoques planteados son de derechos, diferencial, de género, de curso de vida y de determinantes sociales.</w:t>
                    </w:r>
                  </w:sdtContent>
                </w:sdt>
              </w:p>
            </w:sdtContent>
          </w:sdt>
        </w:tc>
      </w:tr>
      <w:tr>
        <w:trPr>
          <w:cantSplit w:val="0"/>
          <w:trHeight w:val="253"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67"/>
            </w:sdtPr>
            <w:sdtContent>
              <w:p w:rsidR="00000000" w:rsidDel="00000000" w:rsidP="00000000" w:rsidRDefault="00000000" w:rsidRPr="00000000" w14:paraId="00000144">
                <w:pPr>
                  <w:spacing w:after="240" w:before="240" w:lineRule="auto"/>
                  <w:rPr>
                    <w:sz w:val="22"/>
                    <w:szCs w:val="22"/>
                    <w:rPrChange w:author="SANDRA PATRICIA HOYOS SEPULVEDA" w:id="1" w:date="2022-04-19T02:57:07Z">
                      <w:rPr>
                        <w:sz w:val="20"/>
                        <w:szCs w:val="20"/>
                      </w:rPr>
                    </w:rPrChange>
                  </w:rPr>
                </w:pPr>
                <w:sdt>
                  <w:sdtPr>
                    <w:tag w:val="goog_rdk_763"/>
                  </w:sdtPr>
                  <w:sdtContent>
                    <w:r w:rsidDel="00000000" w:rsidR="00000000" w:rsidRPr="00000000">
                      <w:rPr>
                        <w:sz w:val="22"/>
                        <w:szCs w:val="22"/>
                        <w:rtl w:val="0"/>
                        <w:rPrChange w:author="SANDRA PATRICIA HOYOS SEPULVEDA" w:id="1" w:date="2022-04-19T02:57:07Z">
                          <w:rPr>
                            <w:sz w:val="20"/>
                            <w:szCs w:val="20"/>
                          </w:rPr>
                        </w:rPrChange>
                      </w:rPr>
                      <w:t xml:space="preserve">Entorno comunitario</w:t>
                    </w:r>
                  </w:sdtContent>
                </w:sdt>
                <w:sdt>
                  <w:sdtPr>
                    <w:tag w:val="goog_rdk_764"/>
                  </w:sdtPr>
                  <w:sdtContent>
                    <w:del w:author="SANDRA PATRICIA HOYOS SEPULVEDA" w:id="32" w:date="2022-04-19T02:56:49Z"/>
                    <w:sdt>
                      <w:sdtPr>
                        <w:tag w:val="goog_rdk_765"/>
                      </w:sdtPr>
                      <w:sdtContent>
                        <w:del w:author="SANDRA PATRICIA HOYOS SEPULVEDA" w:id="32" w:date="2022-04-19T02:56:49Z">
                          <w:r w:rsidDel="00000000" w:rsidR="00000000" w:rsidRPr="00000000">
                            <w:rPr>
                              <w:sz w:val="22"/>
                              <w:szCs w:val="22"/>
                              <w:rtl w:val="0"/>
                              <w:rPrChange w:author="SANDRA PATRICIA HOYOS SEPULVEDA" w:id="1" w:date="2022-04-19T02:57:07Z">
                                <w:rPr>
                                  <w:sz w:val="20"/>
                                  <w:szCs w:val="20"/>
                                </w:rPr>
                              </w:rPrChange>
                            </w:rPr>
                            <w:delText xml:space="preserve">:</w:delText>
                          </w:r>
                        </w:del>
                      </w:sdtContent>
                    </w:sdt>
                    <w:del w:author="SANDRA PATRICIA HOYOS SEPULVEDA" w:id="32" w:date="2022-04-19T02:56:49Z"/>
                  </w:sdtContent>
                </w:sdt>
                <w:sdt>
                  <w:sdtPr>
                    <w:tag w:val="goog_rdk_766"/>
                  </w:sdtPr>
                  <w:sdtContent>
                    <w:r w:rsidDel="00000000" w:rsidR="00000000" w:rsidRPr="00000000">
                      <w:rPr>
                        <w:rtl w:val="0"/>
                      </w:rPr>
                    </w:r>
                  </w:sdtContent>
                </w:sdt>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sdt>
            <w:sdtPr>
              <w:tag w:val="goog_rdk_769"/>
            </w:sdtPr>
            <w:sdtContent>
              <w:p w:rsidR="00000000" w:rsidDel="00000000" w:rsidP="00000000" w:rsidRDefault="00000000" w:rsidRPr="00000000" w14:paraId="00000145">
                <w:pPr>
                  <w:spacing w:after="240" w:before="240" w:lineRule="auto"/>
                  <w:rPr>
                    <w:b w:val="0"/>
                    <w:sz w:val="22"/>
                    <w:szCs w:val="22"/>
                    <w:rPrChange w:author="SANDRA PATRICIA HOYOS SEPULVEDA" w:id="1" w:date="2022-04-19T02:57:07Z">
                      <w:rPr>
                        <w:b w:val="0"/>
                        <w:sz w:val="20"/>
                        <w:szCs w:val="20"/>
                      </w:rPr>
                    </w:rPrChange>
                  </w:rPr>
                </w:pPr>
                <w:sdt>
                  <w:sdtPr>
                    <w:tag w:val="goog_rdk_768"/>
                  </w:sdtPr>
                  <w:sdtContent>
                    <w:r w:rsidDel="00000000" w:rsidR="00000000" w:rsidRPr="00000000">
                      <w:rPr>
                        <w:b w:val="0"/>
                        <w:sz w:val="22"/>
                        <w:szCs w:val="22"/>
                        <w:rtl w:val="0"/>
                        <w:rPrChange w:author="SANDRA PATRICIA HOYOS SEPULVEDA" w:id="1" w:date="2022-04-19T02:57:07Z">
                          <w:rPr>
                            <w:b w:val="0"/>
                            <w:sz w:val="20"/>
                            <w:szCs w:val="20"/>
                          </w:rPr>
                        </w:rPrChange>
                      </w:rPr>
                      <w:t xml:space="preserve">En este entorno ubicar las políticas sociales actuales: La política social del Gobierno Nacional está enfocada en la reducción de la pobreza y la promoción de la equidad. Primera infancia.</w:t>
                    </w:r>
                  </w:sdtContent>
                </w:sdt>
              </w:p>
            </w:sdtContent>
          </w:sdt>
        </w:tc>
      </w:tr>
      <w:tr>
        <w:trPr>
          <w:cantSplit w:val="0"/>
          <w:trHeight w:val="253"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74"/>
            </w:sdtPr>
            <w:sdtContent>
              <w:p w:rsidR="00000000" w:rsidDel="00000000" w:rsidP="00000000" w:rsidRDefault="00000000" w:rsidRPr="00000000" w14:paraId="00000146">
                <w:pPr>
                  <w:spacing w:after="240" w:before="240" w:lineRule="auto"/>
                  <w:rPr>
                    <w:sz w:val="22"/>
                    <w:szCs w:val="22"/>
                    <w:rPrChange w:author="SANDRA PATRICIA HOYOS SEPULVEDA" w:id="1" w:date="2022-04-19T02:57:07Z">
                      <w:rPr>
                        <w:sz w:val="20"/>
                        <w:szCs w:val="20"/>
                      </w:rPr>
                    </w:rPrChange>
                  </w:rPr>
                </w:pPr>
                <w:sdt>
                  <w:sdtPr>
                    <w:tag w:val="goog_rdk_770"/>
                  </w:sdtPr>
                  <w:sdtContent>
                    <w:r w:rsidDel="00000000" w:rsidR="00000000" w:rsidRPr="00000000">
                      <w:rPr>
                        <w:sz w:val="22"/>
                        <w:szCs w:val="22"/>
                        <w:rtl w:val="0"/>
                        <w:rPrChange w:author="SANDRA PATRICIA HOYOS SEPULVEDA" w:id="1" w:date="2022-04-19T02:57:07Z">
                          <w:rPr>
                            <w:sz w:val="20"/>
                            <w:szCs w:val="20"/>
                          </w:rPr>
                        </w:rPrChange>
                      </w:rPr>
                      <w:t xml:space="preserve">Entorno hogar</w:t>
                    </w:r>
                  </w:sdtContent>
                </w:sdt>
                <w:sdt>
                  <w:sdtPr>
                    <w:tag w:val="goog_rdk_771"/>
                  </w:sdtPr>
                  <w:sdtContent>
                    <w:del w:author="SANDRA PATRICIA HOYOS SEPULVEDA" w:id="33" w:date="2022-04-19T02:56:50Z"/>
                    <w:sdt>
                      <w:sdtPr>
                        <w:tag w:val="goog_rdk_772"/>
                      </w:sdtPr>
                      <w:sdtContent>
                        <w:del w:author="SANDRA PATRICIA HOYOS SEPULVEDA" w:id="33" w:date="2022-04-19T02:56:50Z">
                          <w:r w:rsidDel="00000000" w:rsidR="00000000" w:rsidRPr="00000000">
                            <w:rPr>
                              <w:sz w:val="22"/>
                              <w:szCs w:val="22"/>
                              <w:rtl w:val="0"/>
                              <w:rPrChange w:author="SANDRA PATRICIA HOYOS SEPULVEDA" w:id="1" w:date="2022-04-19T02:57:07Z">
                                <w:rPr>
                                  <w:sz w:val="20"/>
                                  <w:szCs w:val="20"/>
                                </w:rPr>
                              </w:rPrChange>
                            </w:rPr>
                            <w:delText xml:space="preserve">:</w:delText>
                          </w:r>
                        </w:del>
                      </w:sdtContent>
                    </w:sdt>
                    <w:del w:author="SANDRA PATRICIA HOYOS SEPULVEDA" w:id="33" w:date="2022-04-19T02:56:50Z"/>
                  </w:sdtContent>
                </w:sdt>
                <w:sdt>
                  <w:sdtPr>
                    <w:tag w:val="goog_rdk_773"/>
                  </w:sdtPr>
                  <w:sdtContent>
                    <w:r w:rsidDel="00000000" w:rsidR="00000000" w:rsidRPr="00000000">
                      <w:rPr>
                        <w:rtl w:val="0"/>
                      </w:rPr>
                    </w:r>
                  </w:sdtContent>
                </w:sdt>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sdt>
            <w:sdtPr>
              <w:tag w:val="goog_rdk_776"/>
            </w:sdtPr>
            <w:sdtContent>
              <w:p w:rsidR="00000000" w:rsidDel="00000000" w:rsidP="00000000" w:rsidRDefault="00000000" w:rsidRPr="00000000" w14:paraId="00000147">
                <w:pPr>
                  <w:spacing w:after="240" w:before="240" w:lineRule="auto"/>
                  <w:rPr>
                    <w:b w:val="0"/>
                    <w:sz w:val="22"/>
                    <w:szCs w:val="22"/>
                    <w:rPrChange w:author="SANDRA PATRICIA HOYOS SEPULVEDA" w:id="1" w:date="2022-04-19T02:57:07Z">
                      <w:rPr>
                        <w:b w:val="0"/>
                        <w:sz w:val="20"/>
                        <w:szCs w:val="20"/>
                      </w:rPr>
                    </w:rPrChange>
                  </w:rPr>
                </w:pPr>
                <w:sdt>
                  <w:sdtPr>
                    <w:tag w:val="goog_rdk_775"/>
                  </w:sdtPr>
                  <w:sdtContent>
                    <w:r w:rsidDel="00000000" w:rsidR="00000000" w:rsidRPr="00000000">
                      <w:rPr>
                        <w:b w:val="0"/>
                        <w:sz w:val="22"/>
                        <w:szCs w:val="22"/>
                        <w:rtl w:val="0"/>
                        <w:rPrChange w:author="SANDRA PATRICIA HOYOS SEPULVEDA" w:id="1" w:date="2022-04-19T02:57:07Z">
                          <w:rPr>
                            <w:b w:val="0"/>
                            <w:sz w:val="20"/>
                            <w:szCs w:val="20"/>
                          </w:rPr>
                        </w:rPrChange>
                      </w:rPr>
                      <w:t xml:space="preserve">El hogar, en un sentido amplio es el escenario de acogida y afecto en el que transcurre parte de la vida de los seres humanos, fundamental desde la perspectiva de familia, el hogar familiar, para el inicio de la vida y de la primera infancia.</w:t>
                    </w:r>
                  </w:sdtContent>
                </w:sdt>
              </w:p>
            </w:sdtContent>
          </w:sdt>
        </w:tc>
      </w:tr>
      <w:tr>
        <w:trPr>
          <w:cantSplit w:val="0"/>
          <w:trHeight w:val="1004"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81"/>
            </w:sdtPr>
            <w:sdtContent>
              <w:p w:rsidR="00000000" w:rsidDel="00000000" w:rsidP="00000000" w:rsidRDefault="00000000" w:rsidRPr="00000000" w14:paraId="00000148">
                <w:pPr>
                  <w:spacing w:after="240" w:before="240" w:lineRule="auto"/>
                  <w:rPr>
                    <w:sz w:val="22"/>
                    <w:szCs w:val="22"/>
                    <w:rPrChange w:author="SANDRA PATRICIA HOYOS SEPULVEDA" w:id="1" w:date="2022-04-19T02:57:07Z">
                      <w:rPr>
                        <w:sz w:val="20"/>
                        <w:szCs w:val="20"/>
                      </w:rPr>
                    </w:rPrChange>
                  </w:rPr>
                </w:pPr>
                <w:sdt>
                  <w:sdtPr>
                    <w:tag w:val="goog_rdk_777"/>
                  </w:sdtPr>
                  <w:sdtContent>
                    <w:r w:rsidDel="00000000" w:rsidR="00000000" w:rsidRPr="00000000">
                      <w:rPr>
                        <w:sz w:val="22"/>
                        <w:szCs w:val="22"/>
                        <w:rtl w:val="0"/>
                        <w:rPrChange w:author="SANDRA PATRICIA HOYOS SEPULVEDA" w:id="1" w:date="2022-04-19T02:57:07Z">
                          <w:rPr>
                            <w:sz w:val="20"/>
                            <w:szCs w:val="20"/>
                          </w:rPr>
                        </w:rPrChange>
                      </w:rPr>
                      <w:t xml:space="preserve">Entorno laboral</w:t>
                    </w:r>
                  </w:sdtContent>
                </w:sdt>
                <w:sdt>
                  <w:sdtPr>
                    <w:tag w:val="goog_rdk_778"/>
                  </w:sdtPr>
                  <w:sdtContent>
                    <w:del w:author="SANDRA PATRICIA HOYOS SEPULVEDA" w:id="34" w:date="2022-04-19T02:56:52Z"/>
                    <w:sdt>
                      <w:sdtPr>
                        <w:tag w:val="goog_rdk_779"/>
                      </w:sdtPr>
                      <w:sdtContent>
                        <w:del w:author="SANDRA PATRICIA HOYOS SEPULVEDA" w:id="34" w:date="2022-04-19T02:56:52Z">
                          <w:r w:rsidDel="00000000" w:rsidR="00000000" w:rsidRPr="00000000">
                            <w:rPr>
                              <w:sz w:val="22"/>
                              <w:szCs w:val="22"/>
                              <w:rtl w:val="0"/>
                              <w:rPrChange w:author="SANDRA PATRICIA HOYOS SEPULVEDA" w:id="1" w:date="2022-04-19T02:57:07Z">
                                <w:rPr>
                                  <w:sz w:val="20"/>
                                  <w:szCs w:val="20"/>
                                </w:rPr>
                              </w:rPrChange>
                            </w:rPr>
                            <w:delText xml:space="preserve">:</w:delText>
                          </w:r>
                        </w:del>
                      </w:sdtContent>
                    </w:sdt>
                    <w:del w:author="SANDRA PATRICIA HOYOS SEPULVEDA" w:id="34" w:date="2022-04-19T02:56:52Z"/>
                  </w:sdtContent>
                </w:sdt>
                <w:sdt>
                  <w:sdtPr>
                    <w:tag w:val="goog_rdk_780"/>
                  </w:sdtPr>
                  <w:sdtContent>
                    <w:r w:rsidDel="00000000" w:rsidR="00000000" w:rsidRPr="00000000">
                      <w:rPr>
                        <w:rtl w:val="0"/>
                      </w:rPr>
                    </w:r>
                  </w:sdtContent>
                </w:sdt>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sdt>
            <w:sdtPr>
              <w:tag w:val="goog_rdk_784"/>
            </w:sdtPr>
            <w:sdtContent>
              <w:p w:rsidR="00000000" w:rsidDel="00000000" w:rsidP="00000000" w:rsidRDefault="00000000" w:rsidRPr="00000000" w14:paraId="00000149">
                <w:pPr>
                  <w:spacing w:after="240" w:before="240" w:lineRule="auto"/>
                  <w:rPr>
                    <w:b w:val="0"/>
                    <w:color w:val="000000"/>
                    <w:sz w:val="22"/>
                    <w:szCs w:val="22"/>
                    <w:shd w:fill="edf2f8" w:val="clear"/>
                    <w:rPrChange w:author="SANDRA PATRICIA HOYOS SEPULVEDA" w:id="1" w:date="2022-04-19T02:57:07Z">
                      <w:rPr>
                        <w:b w:val="0"/>
                        <w:color w:val="000000"/>
                        <w:sz w:val="20"/>
                        <w:szCs w:val="20"/>
                        <w:shd w:fill="edf2f8" w:val="clear"/>
                      </w:rPr>
                    </w:rPrChange>
                  </w:rPr>
                </w:pPr>
                <w:sdt>
                  <w:sdtPr>
                    <w:tag w:val="goog_rdk_782"/>
                  </w:sdtPr>
                  <w:sdtContent>
                    <w:r w:rsidDel="00000000" w:rsidR="00000000" w:rsidRPr="00000000">
                      <w:rPr>
                        <w:b w:val="0"/>
                        <w:color w:val="000000"/>
                        <w:sz w:val="22"/>
                        <w:szCs w:val="22"/>
                        <w:rtl w:val="0"/>
                        <w:rPrChange w:author="SANDRA PATRICIA HOYOS SEPULVEDA" w:id="1" w:date="2022-04-19T02:57:07Z">
                          <w:rPr>
                            <w:b w:val="0"/>
                            <w:color w:val="000000"/>
                            <w:sz w:val="20"/>
                            <w:szCs w:val="20"/>
                          </w:rPr>
                        </w:rPrChange>
                      </w:rPr>
                      <w:t xml:space="preserve">En este entorno existe la política pública de salud y seguridad en el trabajo entendiendo la </w:t>
                    </w:r>
                  </w:sdtContent>
                </w:sdt>
                <w:sdt>
                  <w:sdtPr>
                    <w:tag w:val="goog_rdk_783"/>
                  </w:sdtPr>
                  <w:sdtContent>
                    <w:r w:rsidDel="00000000" w:rsidR="00000000" w:rsidRPr="00000000">
                      <w:rPr>
                        <w:b w:val="0"/>
                        <w:color w:val="000000"/>
                        <w:sz w:val="22"/>
                        <w:szCs w:val="22"/>
                        <w:shd w:fill="edf2f8" w:val="clear"/>
                        <w:rtl w:val="0"/>
                        <w:rPrChange w:author="SANDRA PATRICIA HOYOS SEPULVEDA" w:id="1" w:date="2022-04-19T02:57:07Z">
                          <w:rPr>
                            <w:b w:val="0"/>
                            <w:color w:val="000000"/>
                            <w:sz w:val="20"/>
                            <w:szCs w:val="20"/>
                            <w:shd w:fill="edf2f8" w:val="clear"/>
                          </w:rPr>
                        </w:rPrChange>
                      </w:rPr>
                      <w:t xml:space="preserve">salud laboral como la reducción y/o eliminación de los factores de riesgo dentro del centro de trabajo.</w:t>
                    </w:r>
                  </w:sdtContent>
                </w:sdt>
              </w:p>
            </w:sdtContent>
          </w:sdt>
        </w:tc>
      </w:tr>
      <w:tr>
        <w:trPr>
          <w:cantSplit w:val="0"/>
          <w:trHeight w:val="1324"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89"/>
            </w:sdtPr>
            <w:sdtContent>
              <w:p w:rsidR="00000000" w:rsidDel="00000000" w:rsidP="00000000" w:rsidRDefault="00000000" w:rsidRPr="00000000" w14:paraId="0000014A">
                <w:pPr>
                  <w:spacing w:after="240" w:before="240" w:lineRule="auto"/>
                  <w:rPr>
                    <w:sz w:val="22"/>
                    <w:szCs w:val="22"/>
                    <w:rPrChange w:author="SANDRA PATRICIA HOYOS SEPULVEDA" w:id="1" w:date="2022-04-19T02:57:07Z">
                      <w:rPr>
                        <w:sz w:val="20"/>
                        <w:szCs w:val="20"/>
                      </w:rPr>
                    </w:rPrChange>
                  </w:rPr>
                </w:pPr>
                <w:sdt>
                  <w:sdtPr>
                    <w:tag w:val="goog_rdk_785"/>
                  </w:sdtPr>
                  <w:sdtContent>
                    <w:r w:rsidDel="00000000" w:rsidR="00000000" w:rsidRPr="00000000">
                      <w:rPr>
                        <w:sz w:val="22"/>
                        <w:szCs w:val="22"/>
                        <w:rtl w:val="0"/>
                        <w:rPrChange w:author="SANDRA PATRICIA HOYOS SEPULVEDA" w:id="1" w:date="2022-04-19T02:57:07Z">
                          <w:rPr>
                            <w:sz w:val="20"/>
                            <w:szCs w:val="20"/>
                          </w:rPr>
                        </w:rPrChange>
                      </w:rPr>
                      <w:t xml:space="preserve">Entornos saludables</w:t>
                    </w:r>
                  </w:sdtContent>
                </w:sdt>
                <w:sdt>
                  <w:sdtPr>
                    <w:tag w:val="goog_rdk_786"/>
                  </w:sdtPr>
                  <w:sdtContent>
                    <w:del w:author="SANDRA PATRICIA HOYOS SEPULVEDA" w:id="35" w:date="2022-04-19T02:56:53Z"/>
                    <w:sdt>
                      <w:sdtPr>
                        <w:tag w:val="goog_rdk_787"/>
                      </w:sdtPr>
                      <w:sdtContent>
                        <w:del w:author="SANDRA PATRICIA HOYOS SEPULVEDA" w:id="35" w:date="2022-04-19T02:56:53Z">
                          <w:r w:rsidDel="00000000" w:rsidR="00000000" w:rsidRPr="00000000">
                            <w:rPr>
                              <w:sz w:val="22"/>
                              <w:szCs w:val="22"/>
                              <w:rtl w:val="0"/>
                              <w:rPrChange w:author="SANDRA PATRICIA HOYOS SEPULVEDA" w:id="1" w:date="2022-04-19T02:57:07Z">
                                <w:rPr>
                                  <w:sz w:val="20"/>
                                  <w:szCs w:val="20"/>
                                </w:rPr>
                              </w:rPrChange>
                            </w:rPr>
                            <w:delText xml:space="preserve">:</w:delText>
                          </w:r>
                        </w:del>
                      </w:sdtContent>
                    </w:sdt>
                    <w:del w:author="SANDRA PATRICIA HOYOS SEPULVEDA" w:id="35" w:date="2022-04-19T02:56:53Z"/>
                  </w:sdtContent>
                </w:sdt>
                <w:sdt>
                  <w:sdtPr>
                    <w:tag w:val="goog_rdk_788"/>
                  </w:sdtPr>
                  <w:sdtContent>
                    <w:r w:rsidDel="00000000" w:rsidR="00000000" w:rsidRPr="00000000">
                      <w:rPr>
                        <w:rtl w:val="0"/>
                      </w:rPr>
                    </w:r>
                  </w:sdtContent>
                </w:sdt>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sdt>
            <w:sdtPr>
              <w:tag w:val="goog_rdk_791"/>
            </w:sdtPr>
            <w:sdtContent>
              <w:p w:rsidR="00000000" w:rsidDel="00000000" w:rsidP="00000000" w:rsidRDefault="00000000" w:rsidRPr="00000000" w14:paraId="0000014B">
                <w:pPr>
                  <w:spacing w:after="240" w:before="240" w:lineRule="auto"/>
                  <w:rPr>
                    <w:b w:val="0"/>
                    <w:sz w:val="22"/>
                    <w:szCs w:val="22"/>
                    <w:rPrChange w:author="SANDRA PATRICIA HOYOS SEPULVEDA" w:id="1" w:date="2022-04-19T02:57:07Z">
                      <w:rPr>
                        <w:b w:val="0"/>
                        <w:sz w:val="20"/>
                        <w:szCs w:val="20"/>
                      </w:rPr>
                    </w:rPrChange>
                  </w:rPr>
                </w:pPr>
                <w:sdt>
                  <w:sdtPr>
                    <w:tag w:val="goog_rdk_790"/>
                  </w:sdtPr>
                  <w:sdtContent>
                    <w:r w:rsidDel="00000000" w:rsidR="00000000" w:rsidRPr="00000000">
                      <w:rPr>
                        <w:b w:val="0"/>
                        <w:sz w:val="22"/>
                        <w:szCs w:val="22"/>
                        <w:rtl w:val="0"/>
                        <w:rPrChange w:author="SANDRA PATRICIA HOYOS SEPULVEDA" w:id="1" w:date="2022-04-19T02:57:07Z">
                          <w:rPr>
                            <w:b w:val="0"/>
                            <w:sz w:val="20"/>
                            <w:szCs w:val="20"/>
                          </w:rPr>
                        </w:rPrChange>
                      </w:rPr>
                      <w:t xml:space="preserve">El entorno o ambiente, es el espacio físico, social y cultural, en donde un individuo, su familia y su comunidad, mora cotidianamente. (vivienda, escuela, lugar de trabajo, vecindario, vereda, municipio, ciudad) y donde forma relaciones sociales que determinan una manera de vivir y de ser.</w:t>
                    </w:r>
                  </w:sdtContent>
                </w:sdt>
              </w:p>
            </w:sdtContent>
          </w:sdt>
        </w:tc>
      </w:tr>
    </w:tbl>
    <w:sdt>
      <w:sdtPr>
        <w:tag w:val="goog_rdk_793"/>
      </w:sdtPr>
      <w:sdtContent>
        <w:p w:rsidR="00000000" w:rsidDel="00000000" w:rsidP="00000000" w:rsidRDefault="00000000" w:rsidRPr="00000000" w14:paraId="0000014C">
          <w:pPr>
            <w:rPr>
              <w:rPrChange w:author="SANDRA PATRICIA HOYOS SEPULVEDA" w:id="1" w:date="2022-04-19T02:57:07Z">
                <w:rPr>
                  <w:sz w:val="20"/>
                  <w:szCs w:val="20"/>
                </w:rPr>
              </w:rPrChange>
            </w:rPr>
          </w:pPr>
          <w:sdt>
            <w:sdtPr>
              <w:tag w:val="goog_rdk_792"/>
            </w:sdtPr>
            <w:sdtContent>
              <w:r w:rsidDel="00000000" w:rsidR="00000000" w:rsidRPr="00000000">
                <w:rPr>
                  <w:rtl w:val="0"/>
                </w:rPr>
              </w:r>
            </w:sdtContent>
          </w:sdt>
        </w:p>
      </w:sdtContent>
    </w:sdt>
    <w:sdt>
      <w:sdtPr>
        <w:tag w:val="goog_rdk_799"/>
      </w:sdtPr>
      <w:sdtContent>
        <w:p w:rsidR="00000000" w:rsidDel="00000000" w:rsidP="00000000" w:rsidRDefault="00000000" w:rsidRPr="00000000" w14:paraId="0000014D">
          <w:pPr>
            <w:spacing w:after="240" w:before="240" w:lineRule="auto"/>
            <w:rPr>
              <w:rPrChange w:author="SANDRA PATRICIA HOYOS SEPULVEDA" w:id="1" w:date="2022-04-19T02:57:07Z">
                <w:rPr>
                  <w:sz w:val="20"/>
                  <w:szCs w:val="20"/>
                </w:rPr>
              </w:rPrChange>
            </w:rPr>
          </w:pPr>
          <w:bookmarkStart w:colFirst="0" w:colLast="0" w:name="_heading=h.gjdgxs" w:id="0"/>
          <w:bookmarkEnd w:id="0"/>
          <w:sdt>
            <w:sdtPr>
              <w:tag w:val="goog_rdk_794"/>
            </w:sdtPr>
            <w:sdtContent>
              <w:r w:rsidDel="00000000" w:rsidR="00000000" w:rsidRPr="00000000">
                <w:rPr>
                  <w:b w:val="1"/>
                  <w:rtl w:val="0"/>
                  <w:rPrChange w:author="SANDRA PATRICIA HOYOS SEPULVEDA" w:id="1" w:date="2022-04-19T02:57:07Z">
                    <w:rPr>
                      <w:b w:val="1"/>
                      <w:sz w:val="20"/>
                      <w:szCs w:val="20"/>
                    </w:rPr>
                  </w:rPrChange>
                </w:rPr>
                <w:t xml:space="preserve"> G. </w:t>
              </w:r>
            </w:sdtContent>
          </w:sdt>
          <w:sdt>
            <w:sdtPr>
              <w:tag w:val="goog_rdk_795"/>
            </w:sdtPr>
            <w:sdtContent>
              <w:r w:rsidDel="00000000" w:rsidR="00000000" w:rsidRPr="00000000">
                <w:rPr>
                  <w:b w:val="1"/>
                  <w:color w:val="000000"/>
                  <w:rtl w:val="0"/>
                  <w:rPrChange w:author="SANDRA PATRICIA HOYOS SEPULVEDA" w:id="1" w:date="2022-04-19T02:57:07Z">
                    <w:rPr>
                      <w:b w:val="1"/>
                      <w:color w:val="000000"/>
                      <w:sz w:val="20"/>
                      <w:szCs w:val="20"/>
                    </w:rPr>
                  </w:rPrChange>
                </w:rPr>
                <w:t xml:space="preserve">REFERENCIAS BIBLIOGRÁFICAS</w:t>
              </w:r>
            </w:sdtContent>
          </w:sdt>
          <w:sdt>
            <w:sdtPr>
              <w:tag w:val="goog_rdk_796"/>
            </w:sdtPr>
            <w:sdtContent>
              <w:del w:author="SANDRA PATRICIA HOYOS SEPULVEDA" w:id="36" w:date="2022-04-19T02:56:55Z"/>
              <w:sdt>
                <w:sdtPr>
                  <w:tag w:val="goog_rdk_797"/>
                </w:sdtPr>
                <w:sdtContent>
                  <w:del w:author="SANDRA PATRICIA HOYOS SEPULVEDA" w:id="36" w:date="2022-04-19T02:56:55Z">
                    <w:r w:rsidDel="00000000" w:rsidR="00000000" w:rsidRPr="00000000">
                      <w:rPr>
                        <w:b w:val="1"/>
                        <w:color w:val="000000"/>
                        <w:rtl w:val="0"/>
                        <w:rPrChange w:author="SANDRA PATRICIA HOYOS SEPULVEDA" w:id="1" w:date="2022-04-19T02:57:07Z">
                          <w:rPr>
                            <w:b w:val="1"/>
                            <w:color w:val="000000"/>
                            <w:sz w:val="20"/>
                            <w:szCs w:val="20"/>
                          </w:rPr>
                        </w:rPrChange>
                      </w:rPr>
                      <w:delText xml:space="preserve">:</w:delText>
                    </w:r>
                  </w:del>
                </w:sdtContent>
              </w:sdt>
              <w:del w:author="SANDRA PATRICIA HOYOS SEPULVEDA" w:id="36" w:date="2022-04-19T02:56:55Z"/>
            </w:sdtContent>
          </w:sdt>
          <w:sdt>
            <w:sdtPr>
              <w:tag w:val="goog_rdk_798"/>
            </w:sdtPr>
            <w:sdtContent>
              <w:r w:rsidDel="00000000" w:rsidR="00000000" w:rsidRPr="00000000">
                <w:rPr>
                  <w:rtl w:val="0"/>
                </w:rPr>
              </w:r>
            </w:sdtContent>
          </w:sdt>
        </w:p>
      </w:sdtContent>
    </w:sdt>
    <w:sdt>
      <w:sdtPr>
        <w:tag w:val="goog_rdk_804"/>
      </w:sdtPr>
      <w:sdtContent>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60" w:lineRule="auto"/>
            <w:ind w:left="720" w:hanging="720"/>
            <w:rPr>
              <w:rPrChange w:author="SANDRA PATRICIA HOYOS SEPULVEDA" w:id="1" w:date="2022-04-19T02:57:07Z">
                <w:rPr>
                  <w:sz w:val="20"/>
                  <w:szCs w:val="20"/>
                </w:rPr>
              </w:rPrChange>
            </w:rPr>
          </w:pPr>
          <w:sdt>
            <w:sdtPr>
              <w:tag w:val="goog_rdk_800"/>
            </w:sdtPr>
            <w:sdtContent>
              <w:r w:rsidDel="00000000" w:rsidR="00000000" w:rsidRPr="00000000">
                <w:rPr>
                  <w:rtl w:val="0"/>
                  <w:rPrChange w:author="SANDRA PATRICIA HOYOS SEPULVEDA" w:id="1" w:date="2022-04-19T02:57:07Z">
                    <w:rPr>
                      <w:sz w:val="20"/>
                      <w:szCs w:val="20"/>
                    </w:rPr>
                  </w:rPrChange>
                </w:rPr>
                <w:t xml:space="preserve">Congreso de la república de Colombia. (2020).</w:t>
              </w:r>
            </w:sdtContent>
          </w:sdt>
          <w:sdt>
            <w:sdtPr>
              <w:tag w:val="goog_rdk_801"/>
            </w:sdtPr>
            <w:sdtContent>
              <w:r w:rsidDel="00000000" w:rsidR="00000000" w:rsidRPr="00000000">
                <w:rPr>
                  <w:i w:val="1"/>
                  <w:rtl w:val="0"/>
                  <w:rPrChange w:author="SANDRA PATRICIA HOYOS SEPULVEDA" w:id="1" w:date="2022-04-19T02:57:07Z">
                    <w:rPr>
                      <w:i w:val="1"/>
                      <w:sz w:val="20"/>
                      <w:szCs w:val="20"/>
                    </w:rPr>
                  </w:rPrChange>
                </w:rPr>
                <w:t xml:space="preserve"> Proposición no. 13. </w:t>
              </w:r>
            </w:sdtContent>
          </w:sdt>
          <w:hyperlink r:id="rId39">
            <w:sdt>
              <w:sdtPr>
                <w:tag w:val="goog_rdk_802"/>
              </w:sdtPr>
              <w:sdtContent>
                <w:r w:rsidDel="00000000" w:rsidR="00000000" w:rsidRPr="00000000">
                  <w:rPr>
                    <w:color w:val="1155cc"/>
                    <w:u w:val="single"/>
                    <w:rtl w:val="0"/>
                    <w:rPrChange w:author="SANDRA PATRICIA HOYOS SEPULVEDA" w:id="1" w:date="2022-04-19T02:57:07Z">
                      <w:rPr>
                        <w:color w:val="1155cc"/>
                        <w:sz w:val="20"/>
                        <w:szCs w:val="20"/>
                        <w:u w:val="single"/>
                      </w:rPr>
                    </w:rPrChange>
                  </w:rPr>
                  <w:t xml:space="preserve">https://www.camara.gov.co/sites/default/files/2020-05/COMISION%20II%20ORDEN%20DEL%20DIA%20MARTES%2012%20DE%20MAYO%20DE%202020.pdf</w:t>
                </w:r>
              </w:sdtContent>
            </w:sdt>
          </w:hyperlink>
          <w:sdt>
            <w:sdtPr>
              <w:tag w:val="goog_rdk_803"/>
            </w:sdtPr>
            <w:sdtContent>
              <w:r w:rsidDel="00000000" w:rsidR="00000000" w:rsidRPr="00000000">
                <w:rPr>
                  <w:rtl w:val="0"/>
                  <w:rPrChange w:author="SANDRA PATRICIA HOYOS SEPULVEDA" w:id="1" w:date="2022-04-19T02:57:07Z">
                    <w:rPr>
                      <w:sz w:val="20"/>
                      <w:szCs w:val="20"/>
                    </w:rPr>
                  </w:rPrChange>
                </w:rPr>
                <w:t xml:space="preserve"> </w:t>
              </w:r>
            </w:sdtContent>
          </w:sdt>
        </w:p>
      </w:sdtContent>
    </w:sdt>
    <w:sdt>
      <w:sdtPr>
        <w:tag w:val="goog_rdk_809"/>
      </w:sdtPr>
      <w:sdtContent>
        <w:p w:rsidR="00000000" w:rsidDel="00000000" w:rsidP="00000000" w:rsidRDefault="00000000" w:rsidRPr="00000000" w14:paraId="0000014F">
          <w:pPr>
            <w:spacing w:after="160" w:lineRule="auto"/>
            <w:ind w:left="720" w:hanging="720"/>
            <w:rPr>
              <w:rPrChange w:author="SANDRA PATRICIA HOYOS SEPULVEDA" w:id="1" w:date="2022-04-19T02:57:07Z">
                <w:rPr>
                  <w:sz w:val="20"/>
                  <w:szCs w:val="20"/>
                </w:rPr>
              </w:rPrChange>
            </w:rPr>
          </w:pPr>
          <w:sdt>
            <w:sdtPr>
              <w:tag w:val="goog_rdk_805"/>
            </w:sdtPr>
            <w:sdtContent>
              <w:r w:rsidDel="00000000" w:rsidR="00000000" w:rsidRPr="00000000">
                <w:rPr>
                  <w:rtl w:val="0"/>
                  <w:rPrChange w:author="SANDRA PATRICIA HOYOS SEPULVEDA" w:id="1" w:date="2022-04-19T02:57:07Z">
                    <w:rPr>
                      <w:sz w:val="20"/>
                      <w:szCs w:val="20"/>
                    </w:rPr>
                  </w:rPrChange>
                </w:rPr>
                <w:t xml:space="preserve">MinSalud. (2.015). </w:t>
              </w:r>
            </w:sdtContent>
          </w:sdt>
          <w:sdt>
            <w:sdtPr>
              <w:tag w:val="goog_rdk_806"/>
            </w:sdtPr>
            <w:sdtContent>
              <w:r w:rsidDel="00000000" w:rsidR="00000000" w:rsidRPr="00000000">
                <w:rPr>
                  <w:i w:val="1"/>
                  <w:rtl w:val="0"/>
                  <w:rPrChange w:author="SANDRA PATRICIA HOYOS SEPULVEDA" w:id="1" w:date="2022-04-19T02:57:07Z">
                    <w:rPr>
                      <w:i w:val="1"/>
                      <w:sz w:val="20"/>
                      <w:szCs w:val="20"/>
                    </w:rPr>
                  </w:rPrChange>
                </w:rPr>
                <w:t xml:space="preserve">El ABC de los entornos saludables. </w:t>
              </w:r>
            </w:sdtContent>
          </w:sdt>
          <w:hyperlink r:id="rId40">
            <w:sdt>
              <w:sdtPr>
                <w:tag w:val="goog_rdk_807"/>
              </w:sdtPr>
              <w:sdtContent>
                <w:r w:rsidDel="00000000" w:rsidR="00000000" w:rsidRPr="00000000">
                  <w:rPr>
                    <w:color w:val="1155cc"/>
                    <w:u w:val="single"/>
                    <w:rtl w:val="0"/>
                    <w:rPrChange w:author="SANDRA PATRICIA HOYOS SEPULVEDA" w:id="1" w:date="2022-04-19T02:57:07Z">
                      <w:rPr>
                        <w:color w:val="1155cc"/>
                        <w:sz w:val="20"/>
                        <w:szCs w:val="20"/>
                        <w:u w:val="single"/>
                      </w:rPr>
                    </w:rPrChange>
                  </w:rPr>
                  <w:t xml:space="preserve">https://www.minsalud.gov.co/sites/rid/Lists/BibliotecaDigital/RIDE/VS/PP/SA/abc-entornos-saludables.pdf</w:t>
                </w:r>
              </w:sdtContent>
            </w:sdt>
          </w:hyperlink>
          <w:sdt>
            <w:sdtPr>
              <w:tag w:val="goog_rdk_808"/>
            </w:sdtPr>
            <w:sdtContent>
              <w:r w:rsidDel="00000000" w:rsidR="00000000" w:rsidRPr="00000000">
                <w:rPr>
                  <w:rtl w:val="0"/>
                  <w:rPrChange w:author="SANDRA PATRICIA HOYOS SEPULVEDA" w:id="1" w:date="2022-04-19T02:57:07Z">
                    <w:rPr>
                      <w:sz w:val="20"/>
                      <w:szCs w:val="20"/>
                    </w:rPr>
                  </w:rPrChange>
                </w:rPr>
                <w:t xml:space="preserve"> </w:t>
              </w:r>
            </w:sdtContent>
          </w:sdt>
        </w:p>
      </w:sdtContent>
    </w:sdt>
    <w:sdt>
      <w:sdtPr>
        <w:tag w:val="goog_rdk_814"/>
      </w:sdtPr>
      <w:sdtContent>
        <w:p w:rsidR="00000000" w:rsidDel="00000000" w:rsidP="00000000" w:rsidRDefault="00000000" w:rsidRPr="00000000" w14:paraId="00000150">
          <w:pPr>
            <w:spacing w:after="160" w:lineRule="auto"/>
            <w:ind w:left="720" w:hanging="720"/>
            <w:rPr>
              <w:color w:val="223453"/>
              <w:rPrChange w:author="SANDRA PATRICIA HOYOS SEPULVEDA" w:id="1" w:date="2022-04-19T02:57:07Z">
                <w:rPr>
                  <w:color w:val="223453"/>
                  <w:sz w:val="20"/>
                  <w:szCs w:val="20"/>
                </w:rPr>
              </w:rPrChange>
            </w:rPr>
          </w:pPr>
          <w:sdt>
            <w:sdtPr>
              <w:tag w:val="goog_rdk_810"/>
            </w:sdtPr>
            <w:sdtContent>
              <w:r w:rsidDel="00000000" w:rsidR="00000000" w:rsidRPr="00000000">
                <w:rPr>
                  <w:color w:val="202124"/>
                  <w:rtl w:val="0"/>
                  <w:rPrChange w:author="SANDRA PATRICIA HOYOS SEPULVEDA" w:id="1" w:date="2022-04-19T02:57:07Z">
                    <w:rPr>
                      <w:color w:val="202124"/>
                      <w:sz w:val="20"/>
                      <w:szCs w:val="20"/>
                    </w:rPr>
                  </w:rPrChange>
                </w:rPr>
                <w:t xml:space="preserve">MinSalud. (2016). </w:t>
              </w:r>
            </w:sdtContent>
          </w:sdt>
          <w:sdt>
            <w:sdtPr>
              <w:tag w:val="goog_rdk_811"/>
            </w:sdtPr>
            <w:sdtContent>
              <w:r w:rsidDel="00000000" w:rsidR="00000000" w:rsidRPr="00000000">
                <w:rPr>
                  <w:i w:val="1"/>
                  <w:color w:val="202124"/>
                  <w:rtl w:val="0"/>
                  <w:rPrChange w:author="SANDRA PATRICIA HOYOS SEPULVEDA" w:id="1" w:date="2022-04-19T02:57:07Z">
                    <w:rPr>
                      <w:i w:val="1"/>
                      <w:color w:val="202124"/>
                      <w:sz w:val="20"/>
                      <w:szCs w:val="20"/>
                    </w:rPr>
                  </w:rPrChange>
                </w:rPr>
                <w:t xml:space="preserve">Lineamientos nacionales de entornos. </w:t>
              </w:r>
            </w:sdtContent>
          </w:sdt>
          <w:hyperlink r:id="rId41">
            <w:sdt>
              <w:sdtPr>
                <w:tag w:val="goog_rdk_812"/>
              </w:sdtPr>
              <w:sdtContent>
                <w:r w:rsidDel="00000000" w:rsidR="00000000" w:rsidRPr="00000000">
                  <w:rPr>
                    <w:color w:val="1155cc"/>
                    <w:u w:val="single"/>
                    <w:rtl w:val="0"/>
                    <w:rPrChange w:author="SANDRA PATRICIA HOYOS SEPULVEDA" w:id="1" w:date="2022-04-19T02:57:07Z">
                      <w:rPr>
                        <w:color w:val="1155cc"/>
                        <w:sz w:val="20"/>
                        <w:szCs w:val="20"/>
                        <w:u w:val="single"/>
                      </w:rPr>
                    </w:rPrChange>
                  </w:rPr>
                  <w:t xml:space="preserve">https://www.minsalud.gov.co/sites/rid/Lists/BibliotecaDigital/RIDE/VS/PP/SA/lineamientos-entornos-nacionales-2016.pdf</w:t>
                </w:r>
              </w:sdtContent>
            </w:sdt>
          </w:hyperlink>
          <w:sdt>
            <w:sdtPr>
              <w:tag w:val="goog_rdk_813"/>
            </w:sdtPr>
            <w:sdtContent>
              <w:r w:rsidDel="00000000" w:rsidR="00000000" w:rsidRPr="00000000">
                <w:rPr>
                  <w:color w:val="223453"/>
                  <w:rtl w:val="0"/>
                  <w:rPrChange w:author="SANDRA PATRICIA HOYOS SEPULVEDA" w:id="1" w:date="2022-04-19T02:57:07Z">
                    <w:rPr>
                      <w:color w:val="223453"/>
                      <w:sz w:val="20"/>
                      <w:szCs w:val="20"/>
                    </w:rPr>
                  </w:rPrChange>
                </w:rPr>
                <w:t xml:space="preserve"> </w:t>
              </w:r>
            </w:sdtContent>
          </w:sdt>
        </w:p>
      </w:sdtContent>
    </w:sdt>
    <w:sdt>
      <w:sdtPr>
        <w:tag w:val="goog_rdk_819"/>
      </w:sdtPr>
      <w:sdtContent>
        <w:p w:rsidR="00000000" w:rsidDel="00000000" w:rsidP="00000000" w:rsidRDefault="00000000" w:rsidRPr="00000000" w14:paraId="00000151">
          <w:pPr>
            <w:spacing w:after="160" w:lineRule="auto"/>
            <w:ind w:left="720" w:hanging="720"/>
            <w:rPr>
              <w:rPrChange w:author="SANDRA PATRICIA HOYOS SEPULVEDA" w:id="1" w:date="2022-04-19T02:57:07Z">
                <w:rPr>
                  <w:sz w:val="20"/>
                  <w:szCs w:val="20"/>
                </w:rPr>
              </w:rPrChange>
            </w:rPr>
          </w:pPr>
          <w:sdt>
            <w:sdtPr>
              <w:tag w:val="goog_rdk_815"/>
            </w:sdtPr>
            <w:sdtContent>
              <w:r w:rsidDel="00000000" w:rsidR="00000000" w:rsidRPr="00000000">
                <w:rPr>
                  <w:rtl w:val="0"/>
                  <w:rPrChange w:author="SANDRA PATRICIA HOYOS SEPULVEDA" w:id="1" w:date="2022-04-19T02:57:07Z">
                    <w:rPr>
                      <w:sz w:val="20"/>
                      <w:szCs w:val="20"/>
                    </w:rPr>
                  </w:rPrChange>
                </w:rPr>
                <w:t xml:space="preserve">MSPS. (2022). </w:t>
              </w:r>
            </w:sdtContent>
          </w:sdt>
          <w:sdt>
            <w:sdtPr>
              <w:tag w:val="goog_rdk_816"/>
            </w:sdtPr>
            <w:sdtContent>
              <w:r w:rsidDel="00000000" w:rsidR="00000000" w:rsidRPr="00000000">
                <w:rPr>
                  <w:i w:val="1"/>
                  <w:rtl w:val="0"/>
                  <w:rPrChange w:author="SANDRA PATRICIA HOYOS SEPULVEDA" w:id="1" w:date="2022-04-19T02:57:07Z">
                    <w:rPr>
                      <w:i w:val="1"/>
                      <w:sz w:val="20"/>
                      <w:szCs w:val="20"/>
                    </w:rPr>
                  </w:rPrChange>
                </w:rPr>
                <w:t xml:space="preserve">Qué es género. </w:t>
              </w:r>
            </w:sdtContent>
          </w:sdt>
          <w:hyperlink r:id="rId42">
            <w:sdt>
              <w:sdtPr>
                <w:tag w:val="goog_rdk_817"/>
              </w:sdtPr>
              <w:sdtContent>
                <w:r w:rsidDel="00000000" w:rsidR="00000000" w:rsidRPr="00000000">
                  <w:rPr>
                    <w:color w:val="1155cc"/>
                    <w:u w:val="single"/>
                    <w:rtl w:val="0"/>
                    <w:rPrChange w:author="SANDRA PATRICIA HOYOS SEPULVEDA" w:id="1" w:date="2022-04-19T02:57:07Z">
                      <w:rPr>
                        <w:color w:val="1155cc"/>
                        <w:sz w:val="20"/>
                        <w:szCs w:val="20"/>
                        <w:u w:val="single"/>
                      </w:rPr>
                    </w:rPrChange>
                  </w:rPr>
                  <w:t xml:space="preserve">https://www.minsalud.gov.co/proteccionsocial/promocion-social/Paginas/genero.aspx</w:t>
                </w:r>
              </w:sdtContent>
            </w:sdt>
          </w:hyperlink>
          <w:sdt>
            <w:sdtPr>
              <w:tag w:val="goog_rdk_818"/>
            </w:sdtPr>
            <w:sdtContent>
              <w:r w:rsidDel="00000000" w:rsidR="00000000" w:rsidRPr="00000000">
                <w:rPr>
                  <w:rtl w:val="0"/>
                </w:rPr>
              </w:r>
            </w:sdtContent>
          </w:sdt>
        </w:p>
      </w:sdtContent>
    </w:sdt>
    <w:sdt>
      <w:sdtPr>
        <w:tag w:val="goog_rdk_824"/>
      </w:sdtPr>
      <w:sdtContent>
        <w:p w:rsidR="00000000" w:rsidDel="00000000" w:rsidP="00000000" w:rsidRDefault="00000000" w:rsidRPr="00000000" w14:paraId="00000152">
          <w:pPr>
            <w:spacing w:after="160" w:lineRule="auto"/>
            <w:ind w:left="720" w:hanging="720"/>
            <w:rPr>
              <w:rPrChange w:author="SANDRA PATRICIA HOYOS SEPULVEDA" w:id="1" w:date="2022-04-19T02:57:07Z">
                <w:rPr>
                  <w:sz w:val="20"/>
                  <w:szCs w:val="20"/>
                </w:rPr>
              </w:rPrChange>
            </w:rPr>
          </w:pPr>
          <w:sdt>
            <w:sdtPr>
              <w:tag w:val="goog_rdk_820"/>
            </w:sdtPr>
            <w:sdtContent>
              <w:r w:rsidDel="00000000" w:rsidR="00000000" w:rsidRPr="00000000">
                <w:rPr>
                  <w:rtl w:val="0"/>
                  <w:rPrChange w:author="SANDRA PATRICIA HOYOS SEPULVEDA" w:id="1" w:date="2022-04-19T02:57:07Z">
                    <w:rPr>
                      <w:sz w:val="20"/>
                      <w:szCs w:val="20"/>
                    </w:rPr>
                  </w:rPrChange>
                </w:rPr>
                <w:t xml:space="preserve">PNUD. (2022). </w:t>
              </w:r>
            </w:sdtContent>
          </w:sdt>
          <w:sdt>
            <w:sdtPr>
              <w:tag w:val="goog_rdk_821"/>
            </w:sdtPr>
            <w:sdtContent>
              <w:r w:rsidDel="00000000" w:rsidR="00000000" w:rsidRPr="00000000">
                <w:rPr>
                  <w:i w:val="1"/>
                  <w:rtl w:val="0"/>
                  <w:rPrChange w:author="SANDRA PATRICIA HOYOS SEPULVEDA" w:id="1" w:date="2022-04-19T02:57:07Z">
                    <w:rPr>
                      <w:i w:val="1"/>
                      <w:sz w:val="20"/>
                      <w:szCs w:val="20"/>
                    </w:rPr>
                  </w:rPrChange>
                </w:rPr>
                <w:t xml:space="preserve">Transversalización de género. </w:t>
              </w:r>
            </w:sdtContent>
          </w:sdt>
          <w:hyperlink r:id="rId43">
            <w:sdt>
              <w:sdtPr>
                <w:tag w:val="goog_rdk_822"/>
              </w:sdtPr>
              <w:sdtContent>
                <w:r w:rsidDel="00000000" w:rsidR="00000000" w:rsidRPr="00000000">
                  <w:rPr>
                    <w:color w:val="1155cc"/>
                    <w:u w:val="single"/>
                    <w:rtl w:val="0"/>
                    <w:rPrChange w:author="SANDRA PATRICIA HOYOS SEPULVEDA" w:id="1" w:date="2022-04-19T02:57:07Z">
                      <w:rPr>
                        <w:color w:val="1155cc"/>
                        <w:sz w:val="20"/>
                        <w:szCs w:val="20"/>
                        <w:u w:val="single"/>
                      </w:rPr>
                    </w:rPrChange>
                  </w:rPr>
                  <w:t xml:space="preserve">https://www.latinamerica.undp.org/content/rblac/es/home/ourwork/democratic-governance/nuestro-enfoque.html#:~:text=El%20PNUD%20tiene%20un%20enfoque%20doble%20de%20transversalizaci%C3%B3n,implementaci%C3%B3n%20y%20evaluaci%C3%B3n%20de%20pol%C3%ADticas%20p%C3%BAblicas%20y%20programas</w:t>
                </w:r>
              </w:sdtContent>
            </w:sdt>
          </w:hyperlink>
          <w:sdt>
            <w:sdtPr>
              <w:tag w:val="goog_rdk_823"/>
            </w:sdtPr>
            <w:sdtContent>
              <w:r w:rsidDel="00000000" w:rsidR="00000000" w:rsidRPr="00000000">
                <w:rPr>
                  <w:rtl w:val="0"/>
                  <w:rPrChange w:author="SANDRA PATRICIA HOYOS SEPULVEDA" w:id="1" w:date="2022-04-19T02:57:07Z">
                    <w:rPr>
                      <w:sz w:val="20"/>
                      <w:szCs w:val="20"/>
                    </w:rPr>
                  </w:rPrChange>
                </w:rPr>
                <w:t xml:space="preserve">. </w:t>
              </w:r>
            </w:sdtContent>
          </w:sdt>
        </w:p>
      </w:sdtContent>
    </w:sdt>
    <w:sdt>
      <w:sdtPr>
        <w:tag w:val="goog_rdk_828"/>
      </w:sdtPr>
      <w:sdtContent>
        <w:p w:rsidR="00000000" w:rsidDel="00000000" w:rsidP="00000000" w:rsidRDefault="00000000" w:rsidRPr="00000000" w14:paraId="00000153">
          <w:pPr>
            <w:spacing w:after="160" w:lineRule="auto"/>
            <w:ind w:left="720" w:hanging="720"/>
            <w:rPr>
              <w:rPrChange w:author="SANDRA PATRICIA HOYOS SEPULVEDA" w:id="1" w:date="2022-04-19T02:57:07Z">
                <w:rPr>
                  <w:sz w:val="20"/>
                  <w:szCs w:val="20"/>
                </w:rPr>
              </w:rPrChange>
            </w:rPr>
          </w:pPr>
          <w:sdt>
            <w:sdtPr>
              <w:tag w:val="goog_rdk_825"/>
            </w:sdtPr>
            <w:sdtContent>
              <w:r w:rsidDel="00000000" w:rsidR="00000000" w:rsidRPr="00000000">
                <w:rPr>
                  <w:rtl w:val="0"/>
                  <w:rPrChange w:author="SANDRA PATRICIA HOYOS SEPULVEDA" w:id="1" w:date="2022-04-19T02:57:07Z">
                    <w:rPr>
                      <w:sz w:val="20"/>
                      <w:szCs w:val="20"/>
                    </w:rPr>
                  </w:rPrChange>
                </w:rPr>
                <w:t xml:space="preserve">UNDP. (2.022). ¿Qué son los Objetivos de Desarrollo Sostenible? </w:t>
              </w:r>
            </w:sdtContent>
          </w:sdt>
          <w:hyperlink r:id="rId44">
            <w:sdt>
              <w:sdtPr>
                <w:tag w:val="goog_rdk_826"/>
              </w:sdtPr>
              <w:sdtContent>
                <w:r w:rsidDel="00000000" w:rsidR="00000000" w:rsidRPr="00000000">
                  <w:rPr>
                    <w:color w:val="1155cc"/>
                    <w:u w:val="single"/>
                    <w:rtl w:val="0"/>
                    <w:rPrChange w:author="SANDRA PATRICIA HOYOS SEPULVEDA" w:id="1" w:date="2022-04-19T02:57:07Z">
                      <w:rPr>
                        <w:color w:val="1155cc"/>
                        <w:sz w:val="20"/>
                        <w:szCs w:val="20"/>
                        <w:u w:val="single"/>
                      </w:rPr>
                    </w:rPrChange>
                  </w:rPr>
                  <w:t xml:space="preserve">https://www.undp.org/es/sustainable-development-goals</w:t>
                </w:r>
              </w:sdtContent>
            </w:sdt>
          </w:hyperlink>
          <w:sdt>
            <w:sdtPr>
              <w:tag w:val="goog_rdk_827"/>
            </w:sdtPr>
            <w:sdtContent>
              <w:r w:rsidDel="00000000" w:rsidR="00000000" w:rsidRPr="00000000">
                <w:rPr>
                  <w:rtl w:val="0"/>
                  <w:rPrChange w:author="SANDRA PATRICIA HOYOS SEPULVEDA" w:id="1" w:date="2022-04-19T02:57:07Z">
                    <w:rPr>
                      <w:sz w:val="20"/>
                      <w:szCs w:val="20"/>
                    </w:rPr>
                  </w:rPrChange>
                </w:rPr>
                <w:t xml:space="preserve"> </w:t>
              </w:r>
            </w:sdtContent>
          </w:sdt>
        </w:p>
      </w:sdtContent>
    </w:sdt>
    <w:sdt>
      <w:sdtPr>
        <w:tag w:val="goog_rdk_830"/>
      </w:sdtPr>
      <w:sdtContent>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160" w:lineRule="auto"/>
            <w:ind w:left="720" w:hanging="720"/>
            <w:rPr>
              <w:rPrChange w:author="SANDRA PATRICIA HOYOS SEPULVEDA" w:id="1" w:date="2022-04-19T02:57:07Z">
                <w:rPr>
                  <w:sz w:val="20"/>
                  <w:szCs w:val="20"/>
                </w:rPr>
              </w:rPrChange>
            </w:rPr>
          </w:pPr>
          <w:sdt>
            <w:sdtPr>
              <w:tag w:val="goog_rdk_829"/>
            </w:sdtPr>
            <w:sdtContent>
              <w:r w:rsidDel="00000000" w:rsidR="00000000" w:rsidRPr="00000000">
                <w:rPr>
                  <w:rtl w:val="0"/>
                </w:rPr>
              </w:r>
            </w:sdtContent>
          </w:sdt>
        </w:p>
      </w:sdtContent>
    </w:sdt>
    <w:sdt>
      <w:sdtPr>
        <w:tag w:val="goog_rdk_832"/>
      </w:sdtPr>
      <w:sdtContent>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60" w:lineRule="auto"/>
            <w:ind w:left="720" w:firstLine="0"/>
            <w:rPr>
              <w:rPrChange w:author="SANDRA PATRICIA HOYOS SEPULVEDA" w:id="1" w:date="2022-04-19T02:57:07Z">
                <w:rPr>
                  <w:sz w:val="20"/>
                  <w:szCs w:val="20"/>
                </w:rPr>
              </w:rPrChange>
            </w:rPr>
          </w:pPr>
          <w:sdt>
            <w:sdtPr>
              <w:tag w:val="goog_rdk_831"/>
            </w:sdtPr>
            <w:sdtContent>
              <w:r w:rsidDel="00000000" w:rsidR="00000000" w:rsidRPr="00000000">
                <w:rPr>
                  <w:rtl w:val="0"/>
                </w:rPr>
              </w:r>
            </w:sdtContent>
          </w:sdt>
        </w:p>
      </w:sdtContent>
    </w:sdt>
    <w:sdt>
      <w:sdtPr>
        <w:tag w:val="goog_rdk_834"/>
      </w:sdtPr>
      <w:sdtContent>
        <w:p w:rsidR="00000000" w:rsidDel="00000000" w:rsidP="00000000" w:rsidRDefault="00000000" w:rsidRPr="00000000" w14:paraId="00000156">
          <w:pPr>
            <w:numPr>
              <w:ilvl w:val="0"/>
              <w:numId w:val="4"/>
            </w:numPr>
            <w:pBdr>
              <w:top w:space="0" w:sz="0" w:val="nil"/>
              <w:left w:space="0" w:sz="0" w:val="nil"/>
              <w:bottom w:space="0" w:sz="0" w:val="nil"/>
              <w:right w:space="0" w:sz="0" w:val="nil"/>
              <w:between w:space="0" w:sz="0" w:val="nil"/>
            </w:pBdr>
            <w:ind w:left="284" w:hanging="284"/>
            <w:rPr>
              <w:b w:val="1"/>
              <w:sz w:val="20"/>
              <w:szCs w:val="20"/>
              <w:rPrChange w:author="SANDRA PATRICIA HOYOS SEPULVEDA" w:id="2" w:date="2022-04-19T02:57:19Z">
                <w:rPr>
                  <w:b w:val="1"/>
                  <w:color w:val="000000"/>
                  <w:sz w:val="20"/>
                  <w:szCs w:val="20"/>
                </w:rPr>
              </w:rPrChange>
            </w:rPr>
            <w:pPrChange w:author="SANDRA PATRICIA HOYOS SEPULVEDA" w:id="0" w:date="2022-04-19T02:57:19Z">
              <w:pPr>
                <w:numPr>
                  <w:ilvl w:val="0"/>
                  <w:numId w:val="4"/>
                </w:numPr>
                <w:pBdr>
                  <w:top w:space="0" w:sz="0" w:val="nil"/>
                  <w:left w:space="0" w:sz="0" w:val="nil"/>
                  <w:bottom w:space="0" w:sz="0" w:val="nil"/>
                  <w:right w:space="0" w:sz="0" w:val="nil"/>
                  <w:between w:space="0" w:sz="0" w:val="nil"/>
                </w:pBdr>
                <w:ind w:left="284" w:hanging="284"/>
              </w:pPr>
            </w:pPrChange>
          </w:pPr>
          <w:sdt>
            <w:sdtPr>
              <w:tag w:val="goog_rdk_833"/>
            </w:sdtPr>
            <w:sdtContent>
              <w:r w:rsidDel="00000000" w:rsidR="00000000" w:rsidRPr="00000000">
                <w:rPr>
                  <w:b w:val="1"/>
                  <w:color w:val="000000"/>
                  <w:rtl w:val="0"/>
                  <w:rPrChange w:author="SANDRA PATRICIA HOYOS SEPULVEDA" w:id="1" w:date="2022-04-19T02:57:07Z">
                    <w:rPr>
                      <w:b w:val="1"/>
                      <w:color w:val="000000"/>
                      <w:sz w:val="20"/>
                      <w:szCs w:val="20"/>
                    </w:rPr>
                  </w:rPrChange>
                </w:rPr>
                <w:t xml:space="preserve">CONTROL DEL DOCUMENTO</w:t>
              </w:r>
            </w:sdtContent>
          </w:sdt>
        </w:p>
      </w:sdtContent>
    </w:sdt>
    <w:sdt>
      <w:sdtPr>
        <w:tag w:val="goog_rdk_836"/>
      </w:sdtPr>
      <w:sdtContent>
        <w:p w:rsidR="00000000" w:rsidDel="00000000" w:rsidP="00000000" w:rsidRDefault="00000000" w:rsidRPr="00000000" w14:paraId="00000157">
          <w:pPr>
            <w:rPr>
              <w:b w:val="1"/>
              <w:rPrChange w:author="SANDRA PATRICIA HOYOS SEPULVEDA" w:id="1" w:date="2022-04-19T02:57:07Z">
                <w:rPr>
                  <w:b w:val="1"/>
                  <w:sz w:val="20"/>
                  <w:szCs w:val="20"/>
                </w:rPr>
              </w:rPrChange>
            </w:rPr>
          </w:pPr>
          <w:sdt>
            <w:sdtPr>
              <w:tag w:val="goog_rdk_835"/>
            </w:sdtPr>
            <w:sdtContent>
              <w:r w:rsidDel="00000000" w:rsidR="00000000" w:rsidRPr="00000000">
                <w:rPr>
                  <w:rtl w:val="0"/>
                </w:rPr>
              </w:r>
            </w:sdtContent>
          </w:sdt>
        </w:p>
      </w:sdtContent>
    </w:sdt>
    <w:tbl>
      <w:tblPr>
        <w:tblStyle w:val="Table2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sdt>
            <w:sdtPr>
              <w:tag w:val="goog_rdk_838"/>
            </w:sdtPr>
            <w:sdtContent>
              <w:p w:rsidR="00000000" w:rsidDel="00000000" w:rsidP="00000000" w:rsidRDefault="00000000" w:rsidRPr="00000000" w14:paraId="00000158">
                <w:pPr>
                  <w:rPr>
                    <w:sz w:val="22"/>
                    <w:szCs w:val="22"/>
                    <w:rPrChange w:author="SANDRA PATRICIA HOYOS SEPULVEDA" w:id="1" w:date="2022-04-19T02:57:07Z">
                      <w:rPr>
                        <w:sz w:val="20"/>
                        <w:szCs w:val="20"/>
                      </w:rPr>
                    </w:rPrChange>
                  </w:rPr>
                </w:pPr>
                <w:sdt>
                  <w:sdtPr>
                    <w:tag w:val="goog_rdk_837"/>
                  </w:sdtPr>
                  <w:sdtContent>
                    <w:r w:rsidDel="00000000" w:rsidR="00000000" w:rsidRPr="00000000">
                      <w:rPr>
                        <w:rtl w:val="0"/>
                      </w:rPr>
                    </w:r>
                  </w:sdtContent>
                </w:sdt>
              </w:p>
            </w:sdtContent>
          </w:sdt>
        </w:tc>
        <w:tc>
          <w:tcPr>
            <w:vAlign w:val="center"/>
          </w:tcPr>
          <w:sdt>
            <w:sdtPr>
              <w:tag w:val="goog_rdk_840"/>
            </w:sdtPr>
            <w:sdtContent>
              <w:p w:rsidR="00000000" w:rsidDel="00000000" w:rsidP="00000000" w:rsidRDefault="00000000" w:rsidRPr="00000000" w14:paraId="00000159">
                <w:pPr>
                  <w:rPr>
                    <w:sz w:val="22"/>
                    <w:szCs w:val="22"/>
                    <w:rPrChange w:author="SANDRA PATRICIA HOYOS SEPULVEDA" w:id="1" w:date="2022-04-19T02:57:07Z">
                      <w:rPr>
                        <w:sz w:val="20"/>
                        <w:szCs w:val="20"/>
                      </w:rPr>
                    </w:rPrChange>
                  </w:rPr>
                </w:pPr>
                <w:sdt>
                  <w:sdtPr>
                    <w:tag w:val="goog_rdk_839"/>
                  </w:sdtPr>
                  <w:sdtContent>
                    <w:r w:rsidDel="00000000" w:rsidR="00000000" w:rsidRPr="00000000">
                      <w:rPr>
                        <w:sz w:val="22"/>
                        <w:szCs w:val="22"/>
                        <w:rtl w:val="0"/>
                        <w:rPrChange w:author="SANDRA PATRICIA HOYOS SEPULVEDA" w:id="1" w:date="2022-04-19T02:57:07Z">
                          <w:rPr>
                            <w:sz w:val="20"/>
                            <w:szCs w:val="20"/>
                          </w:rPr>
                        </w:rPrChange>
                      </w:rPr>
                      <w:t xml:space="preserve">Nombre</w:t>
                    </w:r>
                  </w:sdtContent>
                </w:sdt>
              </w:p>
            </w:sdtContent>
          </w:sdt>
        </w:tc>
        <w:tc>
          <w:tcPr>
            <w:vAlign w:val="center"/>
          </w:tcPr>
          <w:sdt>
            <w:sdtPr>
              <w:tag w:val="goog_rdk_842"/>
            </w:sdtPr>
            <w:sdtContent>
              <w:p w:rsidR="00000000" w:rsidDel="00000000" w:rsidP="00000000" w:rsidRDefault="00000000" w:rsidRPr="00000000" w14:paraId="0000015A">
                <w:pPr>
                  <w:rPr>
                    <w:sz w:val="22"/>
                    <w:szCs w:val="22"/>
                    <w:rPrChange w:author="SANDRA PATRICIA HOYOS SEPULVEDA" w:id="1" w:date="2022-04-19T02:57:07Z">
                      <w:rPr>
                        <w:sz w:val="20"/>
                        <w:szCs w:val="20"/>
                      </w:rPr>
                    </w:rPrChange>
                  </w:rPr>
                </w:pPr>
                <w:sdt>
                  <w:sdtPr>
                    <w:tag w:val="goog_rdk_841"/>
                  </w:sdtPr>
                  <w:sdtContent>
                    <w:r w:rsidDel="00000000" w:rsidR="00000000" w:rsidRPr="00000000">
                      <w:rPr>
                        <w:sz w:val="22"/>
                        <w:szCs w:val="22"/>
                        <w:rtl w:val="0"/>
                        <w:rPrChange w:author="SANDRA PATRICIA HOYOS SEPULVEDA" w:id="1" w:date="2022-04-19T02:57:07Z">
                          <w:rPr>
                            <w:sz w:val="20"/>
                            <w:szCs w:val="20"/>
                          </w:rPr>
                        </w:rPrChange>
                      </w:rPr>
                      <w:t xml:space="preserve">Cargo</w:t>
                    </w:r>
                  </w:sdtContent>
                </w:sdt>
              </w:p>
            </w:sdtContent>
          </w:sdt>
        </w:tc>
        <w:tc>
          <w:tcPr>
            <w:vAlign w:val="center"/>
          </w:tcPr>
          <w:sdt>
            <w:sdtPr>
              <w:tag w:val="goog_rdk_845"/>
            </w:sdtPr>
            <w:sdtContent>
              <w:p w:rsidR="00000000" w:rsidDel="00000000" w:rsidP="00000000" w:rsidRDefault="00000000" w:rsidRPr="00000000" w14:paraId="0000015B">
                <w:pPr>
                  <w:rPr>
                    <w:i w:val="1"/>
                    <w:sz w:val="22"/>
                    <w:szCs w:val="22"/>
                    <w:rPrChange w:author="SANDRA PATRICIA HOYOS SEPULVEDA" w:id="1" w:date="2022-04-19T02:57:07Z">
                      <w:rPr>
                        <w:i w:val="1"/>
                        <w:sz w:val="20"/>
                        <w:szCs w:val="20"/>
                      </w:rPr>
                    </w:rPrChange>
                  </w:rPr>
                </w:pPr>
                <w:sdt>
                  <w:sdtPr>
                    <w:tag w:val="goog_rdk_843"/>
                  </w:sdtPr>
                  <w:sdtContent>
                    <w:r w:rsidDel="00000000" w:rsidR="00000000" w:rsidRPr="00000000">
                      <w:rPr>
                        <w:sz w:val="22"/>
                        <w:szCs w:val="22"/>
                        <w:rtl w:val="0"/>
                        <w:rPrChange w:author="SANDRA PATRICIA HOYOS SEPULVEDA" w:id="1" w:date="2022-04-19T02:57:07Z">
                          <w:rPr>
                            <w:sz w:val="20"/>
                            <w:szCs w:val="20"/>
                          </w:rPr>
                        </w:rPrChange>
                      </w:rPr>
                      <w:t xml:space="preserve">Dependencia</w:t>
                    </w:r>
                  </w:sdtContent>
                </w:sdt>
                <w:sdt>
                  <w:sdtPr>
                    <w:tag w:val="goog_rdk_844"/>
                  </w:sdtPr>
                  <w:sdtContent>
                    <w:r w:rsidDel="00000000" w:rsidR="00000000" w:rsidRPr="00000000">
                      <w:rPr>
                        <w:rtl w:val="0"/>
                      </w:rPr>
                    </w:r>
                  </w:sdtContent>
                </w:sdt>
              </w:p>
            </w:sdtContent>
          </w:sdt>
        </w:tc>
        <w:tc>
          <w:tcPr>
            <w:vAlign w:val="center"/>
          </w:tcPr>
          <w:sdt>
            <w:sdtPr>
              <w:tag w:val="goog_rdk_847"/>
            </w:sdtPr>
            <w:sdtContent>
              <w:p w:rsidR="00000000" w:rsidDel="00000000" w:rsidP="00000000" w:rsidRDefault="00000000" w:rsidRPr="00000000" w14:paraId="0000015C">
                <w:pPr>
                  <w:rPr>
                    <w:sz w:val="22"/>
                    <w:szCs w:val="22"/>
                    <w:rPrChange w:author="SANDRA PATRICIA HOYOS SEPULVEDA" w:id="1" w:date="2022-04-19T02:57:07Z">
                      <w:rPr>
                        <w:sz w:val="20"/>
                        <w:szCs w:val="20"/>
                      </w:rPr>
                    </w:rPrChange>
                  </w:rPr>
                </w:pPr>
                <w:sdt>
                  <w:sdtPr>
                    <w:tag w:val="goog_rdk_846"/>
                  </w:sdtPr>
                  <w:sdtContent>
                    <w:r w:rsidDel="00000000" w:rsidR="00000000" w:rsidRPr="00000000">
                      <w:rPr>
                        <w:sz w:val="22"/>
                        <w:szCs w:val="22"/>
                        <w:rtl w:val="0"/>
                        <w:rPrChange w:author="SANDRA PATRICIA HOYOS SEPULVEDA" w:id="1" w:date="2022-04-19T02:57:07Z">
                          <w:rPr>
                            <w:sz w:val="20"/>
                            <w:szCs w:val="20"/>
                          </w:rPr>
                        </w:rPrChange>
                      </w:rPr>
                      <w:t xml:space="preserve">Fecha</w:t>
                    </w:r>
                  </w:sdtContent>
                </w:sdt>
              </w:p>
            </w:sdtContent>
          </w:sdt>
        </w:tc>
      </w:tr>
      <w:tr>
        <w:trPr>
          <w:cantSplit w:val="0"/>
          <w:trHeight w:val="340" w:hRule="atLeast"/>
          <w:tblHeader w:val="0"/>
        </w:trPr>
        <w:tc>
          <w:tcPr>
            <w:vMerge w:val="restart"/>
          </w:tcPr>
          <w:sdt>
            <w:sdtPr>
              <w:tag w:val="goog_rdk_849"/>
            </w:sdtPr>
            <w:sdtContent>
              <w:p w:rsidR="00000000" w:rsidDel="00000000" w:rsidP="00000000" w:rsidRDefault="00000000" w:rsidRPr="00000000" w14:paraId="0000015D">
                <w:pPr>
                  <w:rPr>
                    <w:sz w:val="22"/>
                    <w:szCs w:val="22"/>
                    <w:rPrChange w:author="SANDRA PATRICIA HOYOS SEPULVEDA" w:id="1" w:date="2022-04-19T02:57:07Z">
                      <w:rPr>
                        <w:sz w:val="20"/>
                        <w:szCs w:val="20"/>
                      </w:rPr>
                    </w:rPrChange>
                  </w:rPr>
                </w:pPr>
                <w:sdt>
                  <w:sdtPr>
                    <w:tag w:val="goog_rdk_848"/>
                  </w:sdtPr>
                  <w:sdtContent>
                    <w:r w:rsidDel="00000000" w:rsidR="00000000" w:rsidRPr="00000000">
                      <w:rPr>
                        <w:sz w:val="22"/>
                        <w:szCs w:val="22"/>
                        <w:rtl w:val="0"/>
                        <w:rPrChange w:author="SANDRA PATRICIA HOYOS SEPULVEDA" w:id="1" w:date="2022-04-19T02:57:07Z">
                          <w:rPr>
                            <w:sz w:val="20"/>
                            <w:szCs w:val="20"/>
                          </w:rPr>
                        </w:rPrChange>
                      </w:rPr>
                      <w:t xml:space="preserve">Autor (es)</w:t>
                    </w:r>
                  </w:sdtContent>
                </w:sdt>
              </w:p>
            </w:sdtContent>
          </w:sdt>
        </w:tc>
        <w:tc>
          <w:tcPr/>
          <w:sdt>
            <w:sdtPr>
              <w:tag w:val="goog_rdk_851"/>
            </w:sdtPr>
            <w:sdtContent>
              <w:p w:rsidR="00000000" w:rsidDel="00000000" w:rsidP="00000000" w:rsidRDefault="00000000" w:rsidRPr="00000000" w14:paraId="0000015E">
                <w:pPr>
                  <w:rPr>
                    <w:b w:val="0"/>
                    <w:sz w:val="22"/>
                    <w:szCs w:val="22"/>
                    <w:rPrChange w:author="SANDRA PATRICIA HOYOS SEPULVEDA" w:id="1" w:date="2022-04-19T02:57:07Z">
                      <w:rPr>
                        <w:b w:val="0"/>
                        <w:sz w:val="20"/>
                        <w:szCs w:val="20"/>
                      </w:rPr>
                    </w:rPrChange>
                  </w:rPr>
                </w:pPr>
                <w:sdt>
                  <w:sdtPr>
                    <w:tag w:val="goog_rdk_850"/>
                  </w:sdtPr>
                  <w:sdtContent>
                    <w:r w:rsidDel="00000000" w:rsidR="00000000" w:rsidRPr="00000000">
                      <w:rPr>
                        <w:b w:val="0"/>
                        <w:sz w:val="22"/>
                        <w:szCs w:val="22"/>
                        <w:rtl w:val="0"/>
                        <w:rPrChange w:author="SANDRA PATRICIA HOYOS SEPULVEDA" w:id="1" w:date="2022-04-19T02:57:07Z">
                          <w:rPr>
                            <w:b w:val="0"/>
                            <w:sz w:val="20"/>
                            <w:szCs w:val="20"/>
                          </w:rPr>
                        </w:rPrChange>
                      </w:rPr>
                      <w:t xml:space="preserve">Sandra Patricia Díaz Gutiérrez </w:t>
                    </w:r>
                  </w:sdtContent>
                </w:sdt>
              </w:p>
            </w:sdtContent>
          </w:sdt>
        </w:tc>
        <w:tc>
          <w:tcPr/>
          <w:sdt>
            <w:sdtPr>
              <w:tag w:val="goog_rdk_853"/>
            </w:sdtPr>
            <w:sdtContent>
              <w:p w:rsidR="00000000" w:rsidDel="00000000" w:rsidP="00000000" w:rsidRDefault="00000000" w:rsidRPr="00000000" w14:paraId="0000015F">
                <w:pPr>
                  <w:rPr>
                    <w:b w:val="0"/>
                    <w:sz w:val="22"/>
                    <w:szCs w:val="22"/>
                    <w:rPrChange w:author="SANDRA PATRICIA HOYOS SEPULVEDA" w:id="1" w:date="2022-04-19T02:57:07Z">
                      <w:rPr>
                        <w:b w:val="0"/>
                        <w:sz w:val="20"/>
                        <w:szCs w:val="20"/>
                      </w:rPr>
                    </w:rPrChange>
                  </w:rPr>
                </w:pPr>
                <w:sdt>
                  <w:sdtPr>
                    <w:tag w:val="goog_rdk_852"/>
                  </w:sdtPr>
                  <w:sdtContent>
                    <w:r w:rsidDel="00000000" w:rsidR="00000000" w:rsidRPr="00000000">
                      <w:rPr>
                        <w:b w:val="0"/>
                        <w:sz w:val="22"/>
                        <w:szCs w:val="22"/>
                        <w:rtl w:val="0"/>
                        <w:rPrChange w:author="SANDRA PATRICIA HOYOS SEPULVEDA" w:id="1" w:date="2022-04-19T02:57:07Z">
                          <w:rPr>
                            <w:b w:val="0"/>
                            <w:sz w:val="20"/>
                            <w:szCs w:val="20"/>
                          </w:rPr>
                        </w:rPrChange>
                      </w:rPr>
                      <w:t xml:space="preserve">Experto Temático </w:t>
                    </w:r>
                  </w:sdtContent>
                </w:sdt>
              </w:p>
            </w:sdtContent>
          </w:sdt>
        </w:tc>
        <w:tc>
          <w:tcPr/>
          <w:sdt>
            <w:sdtPr>
              <w:tag w:val="goog_rdk_858"/>
            </w:sdtPr>
            <w:sdtContent>
              <w:p w:rsidR="00000000" w:rsidDel="00000000" w:rsidP="00000000" w:rsidRDefault="00000000" w:rsidRPr="00000000" w14:paraId="00000160">
                <w:pPr>
                  <w:rPr>
                    <w:sz w:val="22"/>
                    <w:szCs w:val="22"/>
                    <w:rPrChange w:author="SANDRA PATRICIA HOYOS SEPULVEDA" w:id="1" w:date="2022-04-19T02:57:07Z">
                      <w:rPr>
                        <w:sz w:val="20"/>
                        <w:szCs w:val="20"/>
                      </w:rPr>
                    </w:rPrChange>
                  </w:rPr>
                </w:pPr>
                <w:sdt>
                  <w:sdtPr>
                    <w:tag w:val="goog_rdk_854"/>
                  </w:sdtPr>
                  <w:sdtContent>
                    <w:r w:rsidDel="00000000" w:rsidR="00000000" w:rsidRPr="00000000">
                      <w:rPr>
                        <w:b w:val="0"/>
                        <w:sz w:val="22"/>
                        <w:szCs w:val="22"/>
                        <w:rtl w:val="0"/>
                        <w:rPrChange w:author="SANDRA PATRICIA HOYOS SEPULVEDA" w:id="1" w:date="2022-04-19T02:57:07Z">
                          <w:rPr>
                            <w:b w:val="0"/>
                            <w:sz w:val="20"/>
                            <w:szCs w:val="20"/>
                          </w:rPr>
                        </w:rPrChange>
                      </w:rPr>
                      <w:t xml:space="preserve">Regional Huila,</w:t>
                    </w:r>
                  </w:sdtContent>
                </w:sdt>
                <w:sdt>
                  <w:sdtPr>
                    <w:tag w:val="goog_rdk_855"/>
                  </w:sdtPr>
                  <w:sdtContent>
                    <w:r w:rsidDel="00000000" w:rsidR="00000000" w:rsidRPr="00000000">
                      <w:rPr>
                        <w:sz w:val="22"/>
                        <w:szCs w:val="22"/>
                        <w:rtl w:val="0"/>
                        <w:rPrChange w:author="SANDRA PATRICIA HOYOS SEPULVEDA" w:id="1" w:date="2022-04-19T02:57:07Z">
                          <w:rPr>
                            <w:sz w:val="20"/>
                            <w:szCs w:val="20"/>
                          </w:rPr>
                        </w:rPrChange>
                      </w:rPr>
                      <w:t xml:space="preserve"> </w:t>
                    </w:r>
                  </w:sdtContent>
                </w:sdt>
                <w:sdt>
                  <w:sdtPr>
                    <w:tag w:val="goog_rdk_856"/>
                  </w:sdtPr>
                  <w:sdtContent>
                    <w:r w:rsidDel="00000000" w:rsidR="00000000" w:rsidRPr="00000000">
                      <w:rPr>
                        <w:b w:val="0"/>
                        <w:sz w:val="22"/>
                        <w:szCs w:val="22"/>
                        <w:rtl w:val="0"/>
                        <w:rPrChange w:author="SANDRA PATRICIA HOYOS SEPULVEDA" w:id="1" w:date="2022-04-19T02:57:07Z">
                          <w:rPr>
                            <w:b w:val="0"/>
                            <w:sz w:val="20"/>
                            <w:szCs w:val="20"/>
                          </w:rPr>
                        </w:rPrChange>
                      </w:rPr>
                      <w:t xml:space="preserve">Centro de la Industria la Empresa y los Servicios </w:t>
                    </w:r>
                  </w:sdtContent>
                </w:sdt>
                <w:sdt>
                  <w:sdtPr>
                    <w:tag w:val="goog_rdk_857"/>
                  </w:sdtPr>
                  <w:sdtContent>
                    <w:r w:rsidDel="00000000" w:rsidR="00000000" w:rsidRPr="00000000">
                      <w:rPr>
                        <w:rtl w:val="0"/>
                      </w:rPr>
                    </w:r>
                  </w:sdtContent>
                </w:sdt>
              </w:p>
            </w:sdtContent>
          </w:sdt>
        </w:tc>
        <w:tc>
          <w:tcPr/>
          <w:sdt>
            <w:sdtPr>
              <w:tag w:val="goog_rdk_860"/>
            </w:sdtPr>
            <w:sdtContent>
              <w:p w:rsidR="00000000" w:rsidDel="00000000" w:rsidP="00000000" w:rsidRDefault="00000000" w:rsidRPr="00000000" w14:paraId="00000161">
                <w:pPr>
                  <w:rPr>
                    <w:b w:val="0"/>
                    <w:sz w:val="22"/>
                    <w:szCs w:val="22"/>
                    <w:rPrChange w:author="SANDRA PATRICIA HOYOS SEPULVEDA" w:id="1" w:date="2022-04-19T02:57:07Z">
                      <w:rPr>
                        <w:b w:val="0"/>
                        <w:sz w:val="20"/>
                        <w:szCs w:val="20"/>
                      </w:rPr>
                    </w:rPrChange>
                  </w:rPr>
                </w:pPr>
                <w:sdt>
                  <w:sdtPr>
                    <w:tag w:val="goog_rdk_859"/>
                  </w:sdtPr>
                  <w:sdtContent>
                    <w:r w:rsidDel="00000000" w:rsidR="00000000" w:rsidRPr="00000000">
                      <w:rPr>
                        <w:b w:val="0"/>
                        <w:sz w:val="22"/>
                        <w:szCs w:val="22"/>
                        <w:rtl w:val="0"/>
                        <w:rPrChange w:author="SANDRA PATRICIA HOYOS SEPULVEDA" w:id="1" w:date="2022-04-19T02:57:07Z">
                          <w:rPr>
                            <w:b w:val="0"/>
                            <w:sz w:val="20"/>
                            <w:szCs w:val="20"/>
                          </w:rPr>
                        </w:rPrChange>
                      </w:rPr>
                      <w:t xml:space="preserve">Marzo 2022</w:t>
                    </w:r>
                  </w:sdtContent>
                </w:sdt>
              </w:p>
            </w:sdtContent>
          </w:sdt>
        </w:tc>
      </w:tr>
      <w:tr>
        <w:trPr>
          <w:cantSplit w:val="0"/>
          <w:trHeight w:val="340" w:hRule="atLeast"/>
          <w:tblHeader w:val="0"/>
        </w:trPr>
        <w:tc>
          <w:tcPr>
            <w:vMerge w:val="continue"/>
          </w:tcPr>
          <w:sdt>
            <w:sdtPr>
              <w:tag w:val="goog_rdk_862"/>
            </w:sdtPr>
            <w:sdtContent>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Change w:author="SANDRA PATRICIA HOYOS SEPULVEDA" w:id="1" w:date="2022-04-19T02:57:07Z">
                      <w:rPr>
                        <w:b w:val="0"/>
                        <w:sz w:val="20"/>
                        <w:szCs w:val="20"/>
                      </w:rPr>
                    </w:rPrChange>
                  </w:rPr>
                </w:pPr>
                <w:sdt>
                  <w:sdtPr>
                    <w:tag w:val="goog_rdk_861"/>
                  </w:sdtPr>
                  <w:sdtContent>
                    <w:r w:rsidDel="00000000" w:rsidR="00000000" w:rsidRPr="00000000">
                      <w:rPr>
                        <w:rtl w:val="0"/>
                      </w:rPr>
                    </w:r>
                  </w:sdtContent>
                </w:sdt>
              </w:p>
            </w:sdtContent>
          </w:sdt>
        </w:tc>
        <w:tc>
          <w:tcPr>
            <w:vAlign w:val="center"/>
          </w:tcPr>
          <w:sdt>
            <w:sdtPr>
              <w:tag w:val="goog_rdk_865"/>
            </w:sdtPr>
            <w:sdtContent>
              <w:p w:rsidR="00000000" w:rsidDel="00000000" w:rsidP="00000000" w:rsidRDefault="00000000" w:rsidRPr="00000000" w14:paraId="00000163">
                <w:pPr>
                  <w:spacing w:line="276" w:lineRule="auto"/>
                  <w:jc w:val="both"/>
                  <w:rPr>
                    <w:b w:val="0"/>
                    <w:color w:val="c55911"/>
                    <w:sz w:val="22"/>
                    <w:szCs w:val="22"/>
                    <w:rPrChange w:author="SANDRA PATRICIA HOYOS SEPULVEDA" w:id="1" w:date="2022-04-19T02:57:07Z">
                      <w:rPr>
                        <w:b w:val="0"/>
                        <w:color w:val="c55911"/>
                        <w:sz w:val="20"/>
                        <w:szCs w:val="20"/>
                      </w:rPr>
                    </w:rPrChange>
                  </w:rPr>
                </w:pPr>
                <w:sdt>
                  <w:sdtPr>
                    <w:tag w:val="goog_rdk_863"/>
                  </w:sdtPr>
                  <w:sdtContent>
                    <w:r w:rsidDel="00000000" w:rsidR="00000000" w:rsidRPr="00000000">
                      <w:rPr>
                        <w:b w:val="0"/>
                        <w:color w:val="181818"/>
                        <w:sz w:val="22"/>
                        <w:szCs w:val="22"/>
                        <w:rtl w:val="0"/>
                        <w:rPrChange w:author="SANDRA PATRICIA HOYOS SEPULVEDA" w:id="1" w:date="2022-04-19T02:57:07Z">
                          <w:rPr>
                            <w:b w:val="0"/>
                            <w:color w:val="181818"/>
                            <w:sz w:val="20"/>
                            <w:szCs w:val="20"/>
                          </w:rPr>
                        </w:rPrChange>
                      </w:rPr>
                      <w:t xml:space="preserve">Claudia Milena Hernández Naranjo</w:t>
                    </w:r>
                  </w:sdtContent>
                </w:sdt>
                <w:sdt>
                  <w:sdtPr>
                    <w:tag w:val="goog_rdk_864"/>
                  </w:sdtPr>
                  <w:sdtContent>
                    <w:r w:rsidDel="00000000" w:rsidR="00000000" w:rsidRPr="00000000">
                      <w:rPr>
                        <w:rtl w:val="0"/>
                      </w:rPr>
                    </w:r>
                  </w:sdtContent>
                </w:sdt>
              </w:p>
            </w:sdtContent>
          </w:sdt>
        </w:tc>
        <w:tc>
          <w:tcPr>
            <w:vAlign w:val="center"/>
          </w:tcPr>
          <w:sdt>
            <w:sdtPr>
              <w:tag w:val="goog_rdk_868"/>
            </w:sdtPr>
            <w:sdtContent>
              <w:p w:rsidR="00000000" w:rsidDel="00000000" w:rsidP="00000000" w:rsidRDefault="00000000" w:rsidRPr="00000000" w14:paraId="00000164">
                <w:pPr>
                  <w:spacing w:line="276" w:lineRule="auto"/>
                  <w:jc w:val="both"/>
                  <w:rPr>
                    <w:b w:val="0"/>
                    <w:color w:val="c55911"/>
                    <w:sz w:val="22"/>
                    <w:szCs w:val="22"/>
                    <w:rPrChange w:author="SANDRA PATRICIA HOYOS SEPULVEDA" w:id="1" w:date="2022-04-19T02:57:07Z">
                      <w:rPr>
                        <w:b w:val="0"/>
                        <w:color w:val="c55911"/>
                        <w:sz w:val="20"/>
                        <w:szCs w:val="20"/>
                      </w:rPr>
                    </w:rPrChange>
                  </w:rPr>
                </w:pPr>
                <w:sdt>
                  <w:sdtPr>
                    <w:tag w:val="goog_rdk_866"/>
                  </w:sdtPr>
                  <w:sdtContent>
                    <w:r w:rsidDel="00000000" w:rsidR="00000000" w:rsidRPr="00000000">
                      <w:rPr>
                        <w:b w:val="0"/>
                        <w:color w:val="181818"/>
                        <w:sz w:val="22"/>
                        <w:szCs w:val="22"/>
                        <w:rtl w:val="0"/>
                        <w:rPrChange w:author="SANDRA PATRICIA HOYOS SEPULVEDA" w:id="1" w:date="2022-04-19T02:57:07Z">
                          <w:rPr>
                            <w:b w:val="0"/>
                            <w:color w:val="181818"/>
                            <w:sz w:val="20"/>
                            <w:szCs w:val="20"/>
                          </w:rPr>
                        </w:rPrChange>
                      </w:rPr>
                      <w:t xml:space="preserve">Diseñadora Instruccional</w:t>
                    </w:r>
                  </w:sdtContent>
                </w:sdt>
                <w:sdt>
                  <w:sdtPr>
                    <w:tag w:val="goog_rdk_867"/>
                  </w:sdtPr>
                  <w:sdtContent>
                    <w:r w:rsidDel="00000000" w:rsidR="00000000" w:rsidRPr="00000000">
                      <w:rPr>
                        <w:rtl w:val="0"/>
                      </w:rPr>
                    </w:r>
                  </w:sdtContent>
                </w:sdt>
              </w:p>
            </w:sdtContent>
          </w:sdt>
        </w:tc>
        <w:tc>
          <w:tcPr>
            <w:vAlign w:val="center"/>
          </w:tcPr>
          <w:sdt>
            <w:sdtPr>
              <w:tag w:val="goog_rdk_871"/>
            </w:sdtPr>
            <w:sdtContent>
              <w:p w:rsidR="00000000" w:rsidDel="00000000" w:rsidP="00000000" w:rsidRDefault="00000000" w:rsidRPr="00000000" w14:paraId="00000165">
                <w:pPr>
                  <w:spacing w:line="276" w:lineRule="auto"/>
                  <w:jc w:val="both"/>
                  <w:rPr>
                    <w:b w:val="0"/>
                    <w:color w:val="c55911"/>
                    <w:sz w:val="22"/>
                    <w:szCs w:val="22"/>
                    <w:rPrChange w:author="SANDRA PATRICIA HOYOS SEPULVEDA" w:id="1" w:date="2022-04-19T02:57:07Z">
                      <w:rPr>
                        <w:b w:val="0"/>
                        <w:color w:val="c55911"/>
                        <w:sz w:val="20"/>
                        <w:szCs w:val="20"/>
                      </w:rPr>
                    </w:rPrChange>
                  </w:rPr>
                </w:pPr>
                <w:sdt>
                  <w:sdtPr>
                    <w:tag w:val="goog_rdk_869"/>
                  </w:sdtPr>
                  <w:sdtContent>
                    <w:r w:rsidDel="00000000" w:rsidR="00000000" w:rsidRPr="00000000">
                      <w:rPr>
                        <w:b w:val="0"/>
                        <w:color w:val="181818"/>
                        <w:sz w:val="22"/>
                        <w:szCs w:val="22"/>
                        <w:rtl w:val="0"/>
                        <w:rPrChange w:author="SANDRA PATRICIA HOYOS SEPULVEDA" w:id="1" w:date="2022-04-19T02:57:07Z">
                          <w:rPr>
                            <w:b w:val="0"/>
                            <w:color w:val="181818"/>
                            <w:sz w:val="20"/>
                            <w:szCs w:val="20"/>
                          </w:rPr>
                        </w:rPrChange>
                      </w:rPr>
                      <w:t xml:space="preserve">Regional Distrito Capital – Centro de Gestión Industrial.</w:t>
                    </w:r>
                  </w:sdtContent>
                </w:sdt>
                <w:sdt>
                  <w:sdtPr>
                    <w:tag w:val="goog_rdk_870"/>
                  </w:sdtPr>
                  <w:sdtContent>
                    <w:r w:rsidDel="00000000" w:rsidR="00000000" w:rsidRPr="00000000">
                      <w:rPr>
                        <w:rtl w:val="0"/>
                      </w:rPr>
                    </w:r>
                  </w:sdtContent>
                </w:sdt>
              </w:p>
            </w:sdtContent>
          </w:sdt>
        </w:tc>
        <w:tc>
          <w:tcPr>
            <w:vAlign w:val="center"/>
          </w:tcPr>
          <w:sdt>
            <w:sdtPr>
              <w:tag w:val="goog_rdk_874"/>
            </w:sdtPr>
            <w:sdtContent>
              <w:p w:rsidR="00000000" w:rsidDel="00000000" w:rsidP="00000000" w:rsidRDefault="00000000" w:rsidRPr="00000000" w14:paraId="00000166">
                <w:pPr>
                  <w:spacing w:line="276" w:lineRule="auto"/>
                  <w:jc w:val="both"/>
                  <w:rPr>
                    <w:b w:val="0"/>
                    <w:color w:val="c55911"/>
                    <w:sz w:val="22"/>
                    <w:szCs w:val="22"/>
                    <w:rPrChange w:author="SANDRA PATRICIA HOYOS SEPULVEDA" w:id="1" w:date="2022-04-19T02:57:07Z">
                      <w:rPr>
                        <w:b w:val="0"/>
                        <w:color w:val="c55911"/>
                        <w:sz w:val="20"/>
                        <w:szCs w:val="20"/>
                      </w:rPr>
                    </w:rPrChange>
                  </w:rPr>
                </w:pPr>
                <w:sdt>
                  <w:sdtPr>
                    <w:tag w:val="goog_rdk_872"/>
                  </w:sdtPr>
                  <w:sdtContent>
                    <w:r w:rsidDel="00000000" w:rsidR="00000000" w:rsidRPr="00000000">
                      <w:rPr>
                        <w:b w:val="0"/>
                        <w:color w:val="181818"/>
                        <w:sz w:val="22"/>
                        <w:szCs w:val="22"/>
                        <w:rtl w:val="0"/>
                        <w:rPrChange w:author="SANDRA PATRICIA HOYOS SEPULVEDA" w:id="1" w:date="2022-04-19T02:57:07Z">
                          <w:rPr>
                            <w:b w:val="0"/>
                            <w:color w:val="181818"/>
                            <w:sz w:val="20"/>
                            <w:szCs w:val="20"/>
                          </w:rPr>
                        </w:rPrChange>
                      </w:rPr>
                      <w:t xml:space="preserve">Abril 2022</w:t>
                    </w:r>
                  </w:sdtContent>
                </w:sdt>
                <w:sdt>
                  <w:sdtPr>
                    <w:tag w:val="goog_rdk_873"/>
                  </w:sdtPr>
                  <w:sdtContent>
                    <w:r w:rsidDel="00000000" w:rsidR="00000000" w:rsidRPr="00000000">
                      <w:rPr>
                        <w:rtl w:val="0"/>
                      </w:rPr>
                    </w:r>
                  </w:sdtContent>
                </w:sdt>
              </w:p>
            </w:sdtContent>
          </w:sdt>
        </w:tc>
      </w:tr>
      <w:tr>
        <w:trPr>
          <w:cantSplit w:val="0"/>
          <w:trHeight w:val="340" w:hRule="atLeast"/>
          <w:tblHeader w:val="0"/>
        </w:trPr>
        <w:tc>
          <w:tcPr>
            <w:vMerge w:val="continue"/>
          </w:tcPr>
          <w:sdt>
            <w:sdtPr>
              <w:tag w:val="goog_rdk_876"/>
            </w:sdtPr>
            <w:sdtContent>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c55911"/>
                    <w:sz w:val="22"/>
                    <w:szCs w:val="22"/>
                    <w:rPrChange w:author="SANDRA PATRICIA HOYOS SEPULVEDA" w:id="1" w:date="2022-04-19T02:57:07Z">
                      <w:rPr>
                        <w:b w:val="0"/>
                        <w:color w:val="c55911"/>
                        <w:sz w:val="20"/>
                        <w:szCs w:val="20"/>
                      </w:rPr>
                    </w:rPrChange>
                  </w:rPr>
                </w:pPr>
                <w:sdt>
                  <w:sdtPr>
                    <w:tag w:val="goog_rdk_875"/>
                  </w:sdtPr>
                  <w:sdtContent>
                    <w:r w:rsidDel="00000000" w:rsidR="00000000" w:rsidRPr="00000000">
                      <w:rPr>
                        <w:rtl w:val="0"/>
                      </w:rPr>
                    </w:r>
                  </w:sdtContent>
                </w:sdt>
              </w:p>
            </w:sdtContent>
          </w:sdt>
        </w:tc>
        <w:tc>
          <w:tcPr>
            <w:vAlign w:val="center"/>
          </w:tcPr>
          <w:sdt>
            <w:sdtPr>
              <w:tag w:val="goog_rdk_878"/>
            </w:sdtPr>
            <w:sdtContent>
              <w:p w:rsidR="00000000" w:rsidDel="00000000" w:rsidP="00000000" w:rsidRDefault="00000000" w:rsidRPr="00000000" w14:paraId="00000168">
                <w:pPr>
                  <w:jc w:val="both"/>
                  <w:rPr>
                    <w:b w:val="0"/>
                    <w:color w:val="181818"/>
                    <w:sz w:val="22"/>
                    <w:szCs w:val="22"/>
                    <w:rPrChange w:author="SANDRA PATRICIA HOYOS SEPULVEDA" w:id="1" w:date="2022-04-19T02:57:07Z">
                      <w:rPr>
                        <w:b w:val="0"/>
                        <w:color w:val="181818"/>
                        <w:sz w:val="20"/>
                        <w:szCs w:val="20"/>
                      </w:rPr>
                    </w:rPrChange>
                  </w:rPr>
                </w:pPr>
                <w:sdt>
                  <w:sdtPr>
                    <w:tag w:val="goog_rdk_877"/>
                  </w:sdtPr>
                  <w:sdtContent>
                    <w:r w:rsidDel="00000000" w:rsidR="00000000" w:rsidRPr="00000000">
                      <w:rPr>
                        <w:b w:val="0"/>
                        <w:color w:val="181818"/>
                        <w:sz w:val="22"/>
                        <w:szCs w:val="22"/>
                        <w:rtl w:val="0"/>
                        <w:rPrChange w:author="SANDRA PATRICIA HOYOS SEPULVEDA" w:id="1" w:date="2022-04-19T02:57:07Z">
                          <w:rPr>
                            <w:b w:val="0"/>
                            <w:color w:val="181818"/>
                            <w:sz w:val="20"/>
                            <w:szCs w:val="20"/>
                          </w:rPr>
                        </w:rPrChange>
                      </w:rPr>
                      <w:t xml:space="preserve">Andrés Felipe Velandia Espitia</w:t>
                    </w:r>
                  </w:sdtContent>
                </w:sdt>
              </w:p>
            </w:sdtContent>
          </w:sdt>
        </w:tc>
        <w:tc>
          <w:tcPr>
            <w:vAlign w:val="center"/>
          </w:tcPr>
          <w:sdt>
            <w:sdtPr>
              <w:tag w:val="goog_rdk_880"/>
            </w:sdtPr>
            <w:sdtContent>
              <w:p w:rsidR="00000000" w:rsidDel="00000000" w:rsidP="00000000" w:rsidRDefault="00000000" w:rsidRPr="00000000" w14:paraId="00000169">
                <w:pPr>
                  <w:jc w:val="both"/>
                  <w:rPr>
                    <w:b w:val="0"/>
                    <w:color w:val="181818"/>
                    <w:sz w:val="22"/>
                    <w:szCs w:val="22"/>
                    <w:rPrChange w:author="SANDRA PATRICIA HOYOS SEPULVEDA" w:id="1" w:date="2022-04-19T02:57:07Z">
                      <w:rPr>
                        <w:b w:val="0"/>
                        <w:color w:val="181818"/>
                        <w:sz w:val="20"/>
                        <w:szCs w:val="20"/>
                      </w:rPr>
                    </w:rPrChange>
                  </w:rPr>
                </w:pPr>
                <w:sdt>
                  <w:sdtPr>
                    <w:tag w:val="goog_rdk_879"/>
                  </w:sdtPr>
                  <w:sdtContent>
                    <w:r w:rsidDel="00000000" w:rsidR="00000000" w:rsidRPr="00000000">
                      <w:rPr>
                        <w:b w:val="0"/>
                        <w:color w:val="181818"/>
                        <w:sz w:val="22"/>
                        <w:szCs w:val="22"/>
                        <w:rtl w:val="0"/>
                        <w:rPrChange w:author="SANDRA PATRICIA HOYOS SEPULVEDA" w:id="1" w:date="2022-04-19T02:57:07Z">
                          <w:rPr>
                            <w:b w:val="0"/>
                            <w:color w:val="181818"/>
                            <w:sz w:val="20"/>
                            <w:szCs w:val="20"/>
                          </w:rPr>
                        </w:rPrChange>
                      </w:rPr>
                      <w:t xml:space="preserve">Asesor Metodológico</w:t>
                    </w:r>
                  </w:sdtContent>
                </w:sdt>
              </w:p>
            </w:sdtContent>
          </w:sdt>
        </w:tc>
        <w:tc>
          <w:tcPr>
            <w:vAlign w:val="center"/>
          </w:tcPr>
          <w:sdt>
            <w:sdtPr>
              <w:tag w:val="goog_rdk_883"/>
            </w:sdtPr>
            <w:sdtContent>
              <w:p w:rsidR="00000000" w:rsidDel="00000000" w:rsidP="00000000" w:rsidRDefault="00000000" w:rsidRPr="00000000" w14:paraId="0000016A">
                <w:pPr>
                  <w:jc w:val="both"/>
                  <w:rPr>
                    <w:color w:val="181818"/>
                    <w:sz w:val="22"/>
                    <w:szCs w:val="22"/>
                    <w:rPrChange w:author="SANDRA PATRICIA HOYOS SEPULVEDA" w:id="1" w:date="2022-04-19T02:57:07Z">
                      <w:rPr>
                        <w:color w:val="181818"/>
                        <w:sz w:val="20"/>
                        <w:szCs w:val="20"/>
                      </w:rPr>
                    </w:rPrChange>
                  </w:rPr>
                </w:pPr>
                <w:sdt>
                  <w:sdtPr>
                    <w:tag w:val="goog_rdk_881"/>
                  </w:sdtPr>
                  <w:sdtContent>
                    <w:r w:rsidDel="00000000" w:rsidR="00000000" w:rsidRPr="00000000">
                      <w:rPr>
                        <w:b w:val="0"/>
                        <w:color w:val="181818"/>
                        <w:sz w:val="22"/>
                        <w:szCs w:val="22"/>
                        <w:rtl w:val="0"/>
                        <w:rPrChange w:author="SANDRA PATRICIA HOYOS SEPULVEDA" w:id="1" w:date="2022-04-19T02:57:07Z">
                          <w:rPr>
                            <w:b w:val="0"/>
                            <w:color w:val="181818"/>
                            <w:sz w:val="20"/>
                            <w:szCs w:val="20"/>
                          </w:rPr>
                        </w:rPrChange>
                      </w:rPr>
                      <w:t xml:space="preserve">Regional Distrito Capital – Centro de Diseño y Metrología</w:t>
                    </w:r>
                  </w:sdtContent>
                </w:sdt>
                <w:sdt>
                  <w:sdtPr>
                    <w:tag w:val="goog_rdk_882"/>
                  </w:sdtPr>
                  <w:sdtContent>
                    <w:r w:rsidDel="00000000" w:rsidR="00000000" w:rsidRPr="00000000">
                      <w:rPr>
                        <w:rtl w:val="0"/>
                      </w:rPr>
                    </w:r>
                  </w:sdtContent>
                </w:sdt>
              </w:p>
            </w:sdtContent>
          </w:sdt>
        </w:tc>
        <w:tc>
          <w:tcPr>
            <w:vAlign w:val="center"/>
          </w:tcPr>
          <w:sdt>
            <w:sdtPr>
              <w:tag w:val="goog_rdk_885"/>
            </w:sdtPr>
            <w:sdtContent>
              <w:p w:rsidR="00000000" w:rsidDel="00000000" w:rsidP="00000000" w:rsidRDefault="00000000" w:rsidRPr="00000000" w14:paraId="0000016B">
                <w:pPr>
                  <w:jc w:val="both"/>
                  <w:rPr>
                    <w:b w:val="0"/>
                    <w:color w:val="181818"/>
                    <w:sz w:val="22"/>
                    <w:szCs w:val="22"/>
                    <w:rPrChange w:author="SANDRA PATRICIA HOYOS SEPULVEDA" w:id="1" w:date="2022-04-19T02:57:07Z">
                      <w:rPr>
                        <w:b w:val="0"/>
                        <w:color w:val="181818"/>
                        <w:sz w:val="20"/>
                        <w:szCs w:val="20"/>
                      </w:rPr>
                    </w:rPrChange>
                  </w:rPr>
                </w:pPr>
                <w:sdt>
                  <w:sdtPr>
                    <w:tag w:val="goog_rdk_884"/>
                  </w:sdtPr>
                  <w:sdtContent>
                    <w:r w:rsidDel="00000000" w:rsidR="00000000" w:rsidRPr="00000000">
                      <w:rPr>
                        <w:b w:val="0"/>
                        <w:color w:val="181818"/>
                        <w:sz w:val="22"/>
                        <w:szCs w:val="22"/>
                        <w:rtl w:val="0"/>
                        <w:rPrChange w:author="SANDRA PATRICIA HOYOS SEPULVEDA" w:id="1" w:date="2022-04-19T02:57:07Z">
                          <w:rPr>
                            <w:b w:val="0"/>
                            <w:color w:val="181818"/>
                            <w:sz w:val="20"/>
                            <w:szCs w:val="20"/>
                          </w:rPr>
                        </w:rPrChange>
                      </w:rPr>
                      <w:t xml:space="preserve">Abril 2022</w:t>
                    </w:r>
                  </w:sdtContent>
                </w:sdt>
              </w:p>
            </w:sdtContent>
          </w:sdt>
        </w:tc>
      </w:tr>
      <w:tr>
        <w:trPr>
          <w:cantSplit w:val="0"/>
          <w:trHeight w:val="340" w:hRule="atLeast"/>
          <w:tblHeader w:val="0"/>
        </w:trPr>
        <w:tc>
          <w:tcPr>
            <w:vMerge w:val="continue"/>
          </w:tcPr>
          <w:sdt>
            <w:sdtPr>
              <w:tag w:val="goog_rdk_887"/>
            </w:sdtPr>
            <w:sdtContent>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181818"/>
                    <w:sz w:val="22"/>
                    <w:szCs w:val="22"/>
                    <w:rPrChange w:author="SANDRA PATRICIA HOYOS SEPULVEDA" w:id="1" w:date="2022-04-19T02:57:07Z">
                      <w:rPr>
                        <w:b w:val="0"/>
                        <w:color w:val="181818"/>
                        <w:sz w:val="20"/>
                        <w:szCs w:val="20"/>
                      </w:rPr>
                    </w:rPrChange>
                  </w:rPr>
                </w:pPr>
                <w:sdt>
                  <w:sdtPr>
                    <w:tag w:val="goog_rdk_886"/>
                  </w:sdtPr>
                  <w:sdtContent>
                    <w:r w:rsidDel="00000000" w:rsidR="00000000" w:rsidRPr="00000000">
                      <w:rPr>
                        <w:rtl w:val="0"/>
                      </w:rPr>
                    </w:r>
                  </w:sdtContent>
                </w:sdt>
              </w:p>
            </w:sdtContent>
          </w:sdt>
        </w:tc>
        <w:tc>
          <w:tcPr>
            <w:vAlign w:val="center"/>
          </w:tcPr>
          <w:sdt>
            <w:sdtPr>
              <w:tag w:val="goog_rdk_889"/>
            </w:sdtPr>
            <w:sdtContent>
              <w:p w:rsidR="00000000" w:rsidDel="00000000" w:rsidP="00000000" w:rsidRDefault="00000000" w:rsidRPr="00000000" w14:paraId="0000016D">
                <w:pPr>
                  <w:jc w:val="both"/>
                  <w:rPr>
                    <w:b w:val="0"/>
                    <w:color w:val="181818"/>
                    <w:sz w:val="22"/>
                    <w:szCs w:val="22"/>
                    <w:rPrChange w:author="SANDRA PATRICIA HOYOS SEPULVEDA" w:id="1" w:date="2022-04-19T02:57:07Z">
                      <w:rPr>
                        <w:b w:val="0"/>
                        <w:color w:val="181818"/>
                        <w:sz w:val="20"/>
                        <w:szCs w:val="20"/>
                      </w:rPr>
                    </w:rPrChange>
                  </w:rPr>
                </w:pPr>
                <w:sdt>
                  <w:sdtPr>
                    <w:tag w:val="goog_rdk_888"/>
                  </w:sdtPr>
                  <w:sdtContent>
                    <w:r w:rsidDel="00000000" w:rsidR="00000000" w:rsidRPr="00000000">
                      <w:rPr>
                        <w:b w:val="0"/>
                        <w:color w:val="181818"/>
                        <w:sz w:val="22"/>
                        <w:szCs w:val="22"/>
                        <w:rtl w:val="0"/>
                        <w:rPrChange w:author="SANDRA PATRICIA HOYOS SEPULVEDA" w:id="1" w:date="2022-04-19T02:57:07Z">
                          <w:rPr>
                            <w:b w:val="0"/>
                            <w:color w:val="181818"/>
                            <w:sz w:val="20"/>
                            <w:szCs w:val="20"/>
                          </w:rPr>
                        </w:rPrChange>
                      </w:rPr>
                      <w:t xml:space="preserve">Rafael Neftalí Lizcano Reyes</w:t>
                    </w:r>
                  </w:sdtContent>
                </w:sdt>
              </w:p>
            </w:sdtContent>
          </w:sdt>
        </w:tc>
        <w:tc>
          <w:tcPr>
            <w:vAlign w:val="center"/>
          </w:tcPr>
          <w:sdt>
            <w:sdtPr>
              <w:tag w:val="goog_rdk_892"/>
            </w:sdtPr>
            <w:sdtContent>
              <w:p w:rsidR="00000000" w:rsidDel="00000000" w:rsidP="00000000" w:rsidRDefault="00000000" w:rsidRPr="00000000" w14:paraId="0000016E">
                <w:pPr>
                  <w:jc w:val="both"/>
                  <w:rPr>
                    <w:b w:val="0"/>
                    <w:color w:val="181818"/>
                    <w:sz w:val="22"/>
                    <w:szCs w:val="22"/>
                    <w:rPrChange w:author="SANDRA PATRICIA HOYOS SEPULVEDA" w:id="1" w:date="2022-04-19T02:57:07Z">
                      <w:rPr>
                        <w:b w:val="0"/>
                        <w:color w:val="181818"/>
                        <w:sz w:val="20"/>
                        <w:szCs w:val="20"/>
                      </w:rPr>
                    </w:rPrChange>
                  </w:rPr>
                </w:pPr>
                <w:sdt>
                  <w:sdtPr>
                    <w:tag w:val="goog_rdk_890"/>
                  </w:sdtPr>
                  <w:sdtContent>
                    <w:r w:rsidDel="00000000" w:rsidR="00000000" w:rsidRPr="00000000">
                      <w:rPr>
                        <w:b w:val="0"/>
                        <w:sz w:val="22"/>
                        <w:szCs w:val="22"/>
                        <w:rtl w:val="0"/>
                        <w:rPrChange w:author="SANDRA PATRICIA HOYOS SEPULVEDA" w:id="1" w:date="2022-04-19T02:57:07Z">
                          <w:rPr>
                            <w:b w:val="0"/>
                            <w:sz w:val="20"/>
                            <w:szCs w:val="20"/>
                          </w:rPr>
                        </w:rPrChange>
                      </w:rPr>
                      <w:t xml:space="preserve">Responsable Equipo Desarrollo Curricular</w:t>
                    </w:r>
                  </w:sdtContent>
                </w:sdt>
                <w:sdt>
                  <w:sdtPr>
                    <w:tag w:val="goog_rdk_891"/>
                  </w:sdtPr>
                  <w:sdtContent>
                    <w:r w:rsidDel="00000000" w:rsidR="00000000" w:rsidRPr="00000000">
                      <w:rPr>
                        <w:rtl w:val="0"/>
                      </w:rPr>
                    </w:r>
                  </w:sdtContent>
                </w:sdt>
              </w:p>
            </w:sdtContent>
          </w:sdt>
        </w:tc>
        <w:tc>
          <w:tcPr>
            <w:vAlign w:val="center"/>
          </w:tcPr>
          <w:sdt>
            <w:sdtPr>
              <w:tag w:val="goog_rdk_894"/>
            </w:sdtPr>
            <w:sdtContent>
              <w:p w:rsidR="00000000" w:rsidDel="00000000" w:rsidP="00000000" w:rsidRDefault="00000000" w:rsidRPr="00000000" w14:paraId="0000016F">
                <w:pPr>
                  <w:jc w:val="both"/>
                  <w:rPr>
                    <w:b w:val="0"/>
                    <w:color w:val="181818"/>
                    <w:sz w:val="22"/>
                    <w:szCs w:val="22"/>
                    <w:rPrChange w:author="SANDRA PATRICIA HOYOS SEPULVEDA" w:id="1" w:date="2022-04-19T02:57:07Z">
                      <w:rPr>
                        <w:b w:val="0"/>
                        <w:color w:val="181818"/>
                        <w:sz w:val="20"/>
                        <w:szCs w:val="20"/>
                      </w:rPr>
                    </w:rPrChange>
                  </w:rPr>
                </w:pPr>
                <w:sdt>
                  <w:sdtPr>
                    <w:tag w:val="goog_rdk_893"/>
                  </w:sdtPr>
                  <w:sdtContent>
                    <w:r w:rsidDel="00000000" w:rsidR="00000000" w:rsidRPr="00000000">
                      <w:rPr>
                        <w:b w:val="0"/>
                        <w:color w:val="181818"/>
                        <w:sz w:val="22"/>
                        <w:szCs w:val="22"/>
                        <w:rtl w:val="0"/>
                        <w:rPrChange w:author="SANDRA PATRICIA HOYOS SEPULVEDA" w:id="1" w:date="2022-04-19T02:57:07Z">
                          <w:rPr>
                            <w:b w:val="0"/>
                            <w:color w:val="181818"/>
                            <w:sz w:val="20"/>
                            <w:szCs w:val="20"/>
                          </w:rPr>
                        </w:rPrChange>
                      </w:rPr>
                      <w:t xml:space="preserve">Regional Santander - Centro Industrial del Diseño y la Manufactura.</w:t>
                    </w:r>
                  </w:sdtContent>
                </w:sdt>
              </w:p>
            </w:sdtContent>
          </w:sdt>
        </w:tc>
        <w:tc>
          <w:tcPr>
            <w:vAlign w:val="center"/>
          </w:tcPr>
          <w:sdt>
            <w:sdtPr>
              <w:tag w:val="goog_rdk_896"/>
            </w:sdtPr>
            <w:sdtContent>
              <w:p w:rsidR="00000000" w:rsidDel="00000000" w:rsidP="00000000" w:rsidRDefault="00000000" w:rsidRPr="00000000" w14:paraId="00000170">
                <w:pPr>
                  <w:jc w:val="both"/>
                  <w:rPr>
                    <w:b w:val="0"/>
                    <w:color w:val="181818"/>
                    <w:sz w:val="22"/>
                    <w:szCs w:val="22"/>
                    <w:rPrChange w:author="SANDRA PATRICIA HOYOS SEPULVEDA" w:id="1" w:date="2022-04-19T02:57:07Z">
                      <w:rPr>
                        <w:b w:val="0"/>
                        <w:color w:val="181818"/>
                        <w:sz w:val="20"/>
                        <w:szCs w:val="20"/>
                      </w:rPr>
                    </w:rPrChange>
                  </w:rPr>
                </w:pPr>
                <w:sdt>
                  <w:sdtPr>
                    <w:tag w:val="goog_rdk_895"/>
                  </w:sdtPr>
                  <w:sdtContent>
                    <w:r w:rsidDel="00000000" w:rsidR="00000000" w:rsidRPr="00000000">
                      <w:rPr>
                        <w:b w:val="0"/>
                        <w:color w:val="181818"/>
                        <w:sz w:val="22"/>
                        <w:szCs w:val="22"/>
                        <w:rtl w:val="0"/>
                        <w:rPrChange w:author="SANDRA PATRICIA HOYOS SEPULVEDA" w:id="1" w:date="2022-04-19T02:57:07Z">
                          <w:rPr>
                            <w:b w:val="0"/>
                            <w:color w:val="181818"/>
                            <w:sz w:val="20"/>
                            <w:szCs w:val="20"/>
                          </w:rPr>
                        </w:rPrChange>
                      </w:rPr>
                      <w:t xml:space="preserve">Abril, 2022</w:t>
                    </w:r>
                  </w:sdtContent>
                </w:sdt>
              </w:p>
            </w:sdtContent>
          </w:sdt>
        </w:tc>
      </w:tr>
    </w:tbl>
    <w:sdt>
      <w:sdtPr>
        <w:tag w:val="goog_rdk_898"/>
      </w:sdtPr>
      <w:sdtContent>
        <w:p w:rsidR="00000000" w:rsidDel="00000000" w:rsidP="00000000" w:rsidRDefault="00000000" w:rsidRPr="00000000" w14:paraId="00000171">
          <w:pPr>
            <w:rPr>
              <w:rPrChange w:author="SANDRA PATRICIA HOYOS SEPULVEDA" w:id="1" w:date="2022-04-19T02:57:07Z">
                <w:rPr>
                  <w:sz w:val="20"/>
                  <w:szCs w:val="20"/>
                </w:rPr>
              </w:rPrChange>
            </w:rPr>
          </w:pPr>
          <w:sdt>
            <w:sdtPr>
              <w:tag w:val="goog_rdk_897"/>
            </w:sdtPr>
            <w:sdtContent>
              <w:r w:rsidDel="00000000" w:rsidR="00000000" w:rsidRPr="00000000">
                <w:rPr>
                  <w:rtl w:val="0"/>
                </w:rPr>
              </w:r>
            </w:sdtContent>
          </w:sdt>
        </w:p>
      </w:sdtContent>
    </w:sdt>
    <w:sdt>
      <w:sdtPr>
        <w:tag w:val="goog_rdk_900"/>
      </w:sdtPr>
      <w:sdtContent>
        <w:p w:rsidR="00000000" w:rsidDel="00000000" w:rsidP="00000000" w:rsidRDefault="00000000" w:rsidRPr="00000000" w14:paraId="00000172">
          <w:pPr>
            <w:rPr>
              <w:rPrChange w:author="SANDRA PATRICIA HOYOS SEPULVEDA" w:id="1" w:date="2022-04-19T02:57:07Z">
                <w:rPr>
                  <w:sz w:val="20"/>
                  <w:szCs w:val="20"/>
                </w:rPr>
              </w:rPrChange>
            </w:rPr>
          </w:pPr>
          <w:sdt>
            <w:sdtPr>
              <w:tag w:val="goog_rdk_899"/>
            </w:sdtPr>
            <w:sdtContent>
              <w:r w:rsidDel="00000000" w:rsidR="00000000" w:rsidRPr="00000000">
                <w:rPr>
                  <w:rtl w:val="0"/>
                </w:rPr>
              </w:r>
            </w:sdtContent>
          </w:sdt>
        </w:p>
      </w:sdtContent>
    </w:sdt>
    <w:sdt>
      <w:sdtPr>
        <w:tag w:val="goog_rdk_902"/>
      </w:sdtPr>
      <w:sdtContent>
        <w:p w:rsidR="00000000" w:rsidDel="00000000" w:rsidP="00000000" w:rsidRDefault="00000000" w:rsidRPr="00000000" w14:paraId="00000173">
          <w:pPr>
            <w:numPr>
              <w:ilvl w:val="0"/>
              <w:numId w:val="4"/>
            </w:numPr>
            <w:pBdr>
              <w:top w:space="0" w:sz="0" w:val="nil"/>
              <w:left w:space="0" w:sz="0" w:val="nil"/>
              <w:bottom w:space="0" w:sz="0" w:val="nil"/>
              <w:right w:space="0" w:sz="0" w:val="nil"/>
              <w:between w:space="0" w:sz="0" w:val="nil"/>
            </w:pBdr>
            <w:ind w:left="284" w:hanging="284"/>
            <w:rPr>
              <w:b w:val="1"/>
              <w:sz w:val="20"/>
              <w:szCs w:val="20"/>
              <w:rPrChange w:author="SANDRA PATRICIA HOYOS SEPULVEDA" w:id="2" w:date="2022-04-19T02:57:19Z">
                <w:rPr>
                  <w:b w:val="1"/>
                  <w:color w:val="000000"/>
                  <w:sz w:val="20"/>
                  <w:szCs w:val="20"/>
                </w:rPr>
              </w:rPrChange>
            </w:rPr>
            <w:pPrChange w:author="SANDRA PATRICIA HOYOS SEPULVEDA" w:id="0" w:date="2022-04-19T02:57:19Z">
              <w:pPr>
                <w:numPr>
                  <w:ilvl w:val="0"/>
                  <w:numId w:val="4"/>
                </w:numPr>
                <w:pBdr>
                  <w:top w:space="0" w:sz="0" w:val="nil"/>
                  <w:left w:space="0" w:sz="0" w:val="nil"/>
                  <w:bottom w:space="0" w:sz="0" w:val="nil"/>
                  <w:right w:space="0" w:sz="0" w:val="nil"/>
                  <w:between w:space="0" w:sz="0" w:val="nil"/>
                </w:pBdr>
                <w:ind w:left="284" w:hanging="284"/>
              </w:pPr>
            </w:pPrChange>
          </w:pPr>
          <w:sdt>
            <w:sdtPr>
              <w:tag w:val="goog_rdk_901"/>
            </w:sdtPr>
            <w:sdtContent>
              <w:r w:rsidDel="00000000" w:rsidR="00000000" w:rsidRPr="00000000">
                <w:rPr>
                  <w:b w:val="1"/>
                  <w:color w:val="000000"/>
                  <w:rtl w:val="0"/>
                  <w:rPrChange w:author="SANDRA PATRICIA HOYOS SEPULVEDA" w:id="1" w:date="2022-04-19T02:57:07Z">
                    <w:rPr>
                      <w:b w:val="1"/>
                      <w:color w:val="000000"/>
                      <w:sz w:val="20"/>
                      <w:szCs w:val="20"/>
                    </w:rPr>
                  </w:rPrChange>
                </w:rPr>
                <w:t xml:space="preserve">CONTROL DE CAMBIOS </w:t>
              </w:r>
            </w:sdtContent>
          </w:sdt>
        </w:p>
      </w:sdtContent>
    </w:sdt>
    <w:sdt>
      <w:sdtPr>
        <w:tag w:val="goog_rdk_904"/>
      </w:sdtPr>
      <w:sdtContent>
        <w:p w:rsidR="00000000" w:rsidDel="00000000" w:rsidP="00000000" w:rsidRDefault="00000000" w:rsidRPr="00000000" w14:paraId="00000174">
          <w:pPr>
            <w:pBdr>
              <w:top w:space="0" w:sz="0" w:val="nil"/>
              <w:left w:space="0" w:sz="0" w:val="nil"/>
              <w:bottom w:space="0" w:sz="0" w:val="nil"/>
              <w:right w:space="0" w:sz="0" w:val="nil"/>
              <w:between w:space="0" w:sz="0" w:val="nil"/>
            </w:pBdr>
            <w:rPr>
              <w:b w:val="1"/>
              <w:color w:val="808080"/>
              <w:rPrChange w:author="SANDRA PATRICIA HOYOS SEPULVEDA" w:id="1" w:date="2022-04-19T02:57:07Z">
                <w:rPr>
                  <w:b w:val="1"/>
                  <w:color w:val="808080"/>
                  <w:sz w:val="20"/>
                  <w:szCs w:val="20"/>
                </w:rPr>
              </w:rPrChange>
            </w:rPr>
          </w:pPr>
          <w:sdt>
            <w:sdtPr>
              <w:tag w:val="goog_rdk_903"/>
            </w:sdtPr>
            <w:sdtContent>
              <w:r w:rsidDel="00000000" w:rsidR="00000000" w:rsidRPr="00000000">
                <w:rPr>
                  <w:b w:val="1"/>
                  <w:color w:val="808080"/>
                  <w:rtl w:val="0"/>
                  <w:rPrChange w:author="SANDRA PATRICIA HOYOS SEPULVEDA" w:id="1" w:date="2022-04-19T02:57:07Z">
                    <w:rPr>
                      <w:b w:val="1"/>
                      <w:color w:val="808080"/>
                      <w:sz w:val="20"/>
                      <w:szCs w:val="20"/>
                    </w:rPr>
                  </w:rPrChange>
                </w:rPr>
                <w:t xml:space="preserve">(Diligenciar únicamente si realiza ajustes a la Unidad Temática)</w:t>
              </w:r>
            </w:sdtContent>
          </w:sdt>
        </w:p>
      </w:sdtContent>
    </w:sdt>
    <w:sdt>
      <w:sdtPr>
        <w:tag w:val="goog_rdk_906"/>
      </w:sdtPr>
      <w:sdtContent>
        <w:p w:rsidR="00000000" w:rsidDel="00000000" w:rsidP="00000000" w:rsidRDefault="00000000" w:rsidRPr="00000000" w14:paraId="00000175">
          <w:pPr>
            <w:rPr>
              <w:rPrChange w:author="SANDRA PATRICIA HOYOS SEPULVEDA" w:id="1" w:date="2022-04-19T02:57:07Z">
                <w:rPr>
                  <w:sz w:val="20"/>
                  <w:szCs w:val="20"/>
                </w:rPr>
              </w:rPrChange>
            </w:rPr>
          </w:pPr>
          <w:sdt>
            <w:sdtPr>
              <w:tag w:val="goog_rdk_905"/>
            </w:sdtPr>
            <w:sdtContent>
              <w:r w:rsidDel="00000000" w:rsidR="00000000" w:rsidRPr="00000000">
                <w:rPr>
                  <w:rtl w:val="0"/>
                </w:rPr>
              </w:r>
            </w:sdtContent>
          </w:sdt>
        </w:p>
      </w:sdtContent>
    </w:sdt>
    <w:tbl>
      <w:tblPr>
        <w:tblStyle w:val="Table2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sdt>
            <w:sdtPr>
              <w:tag w:val="goog_rdk_908"/>
            </w:sdtPr>
            <w:sdtContent>
              <w:p w:rsidR="00000000" w:rsidDel="00000000" w:rsidP="00000000" w:rsidRDefault="00000000" w:rsidRPr="00000000" w14:paraId="00000176">
                <w:pPr>
                  <w:rPr>
                    <w:sz w:val="22"/>
                    <w:szCs w:val="22"/>
                    <w:rPrChange w:author="SANDRA PATRICIA HOYOS SEPULVEDA" w:id="1" w:date="2022-04-19T02:57:07Z">
                      <w:rPr>
                        <w:sz w:val="20"/>
                        <w:szCs w:val="20"/>
                      </w:rPr>
                    </w:rPrChange>
                  </w:rPr>
                </w:pPr>
                <w:sdt>
                  <w:sdtPr>
                    <w:tag w:val="goog_rdk_907"/>
                  </w:sdtPr>
                  <w:sdtContent>
                    <w:r w:rsidDel="00000000" w:rsidR="00000000" w:rsidRPr="00000000">
                      <w:rPr>
                        <w:rtl w:val="0"/>
                      </w:rPr>
                    </w:r>
                  </w:sdtContent>
                </w:sdt>
              </w:p>
            </w:sdtContent>
          </w:sdt>
        </w:tc>
        <w:tc>
          <w:tcPr/>
          <w:sdt>
            <w:sdtPr>
              <w:tag w:val="goog_rdk_910"/>
            </w:sdtPr>
            <w:sdtContent>
              <w:p w:rsidR="00000000" w:rsidDel="00000000" w:rsidP="00000000" w:rsidRDefault="00000000" w:rsidRPr="00000000" w14:paraId="00000177">
                <w:pPr>
                  <w:rPr>
                    <w:sz w:val="22"/>
                    <w:szCs w:val="22"/>
                    <w:rPrChange w:author="SANDRA PATRICIA HOYOS SEPULVEDA" w:id="1" w:date="2022-04-19T02:57:07Z">
                      <w:rPr>
                        <w:sz w:val="20"/>
                        <w:szCs w:val="20"/>
                      </w:rPr>
                    </w:rPrChange>
                  </w:rPr>
                </w:pPr>
                <w:sdt>
                  <w:sdtPr>
                    <w:tag w:val="goog_rdk_909"/>
                  </w:sdtPr>
                  <w:sdtContent>
                    <w:r w:rsidDel="00000000" w:rsidR="00000000" w:rsidRPr="00000000">
                      <w:rPr>
                        <w:sz w:val="22"/>
                        <w:szCs w:val="22"/>
                        <w:rtl w:val="0"/>
                        <w:rPrChange w:author="SANDRA PATRICIA HOYOS SEPULVEDA" w:id="1" w:date="2022-04-19T02:57:07Z">
                          <w:rPr>
                            <w:sz w:val="20"/>
                            <w:szCs w:val="20"/>
                          </w:rPr>
                        </w:rPrChange>
                      </w:rPr>
                      <w:t xml:space="preserve">Nombre</w:t>
                    </w:r>
                  </w:sdtContent>
                </w:sdt>
              </w:p>
            </w:sdtContent>
          </w:sdt>
        </w:tc>
        <w:tc>
          <w:tcPr/>
          <w:sdt>
            <w:sdtPr>
              <w:tag w:val="goog_rdk_912"/>
            </w:sdtPr>
            <w:sdtContent>
              <w:p w:rsidR="00000000" w:rsidDel="00000000" w:rsidP="00000000" w:rsidRDefault="00000000" w:rsidRPr="00000000" w14:paraId="00000178">
                <w:pPr>
                  <w:rPr>
                    <w:sz w:val="22"/>
                    <w:szCs w:val="22"/>
                    <w:rPrChange w:author="SANDRA PATRICIA HOYOS SEPULVEDA" w:id="1" w:date="2022-04-19T02:57:07Z">
                      <w:rPr>
                        <w:sz w:val="20"/>
                        <w:szCs w:val="20"/>
                      </w:rPr>
                    </w:rPrChange>
                  </w:rPr>
                </w:pPr>
                <w:sdt>
                  <w:sdtPr>
                    <w:tag w:val="goog_rdk_911"/>
                  </w:sdtPr>
                  <w:sdtContent>
                    <w:r w:rsidDel="00000000" w:rsidR="00000000" w:rsidRPr="00000000">
                      <w:rPr>
                        <w:sz w:val="22"/>
                        <w:szCs w:val="22"/>
                        <w:rtl w:val="0"/>
                        <w:rPrChange w:author="SANDRA PATRICIA HOYOS SEPULVEDA" w:id="1" w:date="2022-04-19T02:57:07Z">
                          <w:rPr>
                            <w:sz w:val="20"/>
                            <w:szCs w:val="20"/>
                          </w:rPr>
                        </w:rPrChange>
                      </w:rPr>
                      <w:t xml:space="preserve">Cargo</w:t>
                    </w:r>
                  </w:sdtContent>
                </w:sdt>
              </w:p>
            </w:sdtContent>
          </w:sdt>
        </w:tc>
        <w:tc>
          <w:tcPr/>
          <w:sdt>
            <w:sdtPr>
              <w:tag w:val="goog_rdk_914"/>
            </w:sdtPr>
            <w:sdtContent>
              <w:p w:rsidR="00000000" w:rsidDel="00000000" w:rsidP="00000000" w:rsidRDefault="00000000" w:rsidRPr="00000000" w14:paraId="00000179">
                <w:pPr>
                  <w:rPr>
                    <w:sz w:val="22"/>
                    <w:szCs w:val="22"/>
                    <w:rPrChange w:author="SANDRA PATRICIA HOYOS SEPULVEDA" w:id="1" w:date="2022-04-19T02:57:07Z">
                      <w:rPr>
                        <w:sz w:val="20"/>
                        <w:szCs w:val="20"/>
                      </w:rPr>
                    </w:rPrChange>
                  </w:rPr>
                </w:pPr>
                <w:sdt>
                  <w:sdtPr>
                    <w:tag w:val="goog_rdk_913"/>
                  </w:sdtPr>
                  <w:sdtContent>
                    <w:r w:rsidDel="00000000" w:rsidR="00000000" w:rsidRPr="00000000">
                      <w:rPr>
                        <w:sz w:val="22"/>
                        <w:szCs w:val="22"/>
                        <w:rtl w:val="0"/>
                        <w:rPrChange w:author="SANDRA PATRICIA HOYOS SEPULVEDA" w:id="1" w:date="2022-04-19T02:57:07Z">
                          <w:rPr>
                            <w:sz w:val="20"/>
                            <w:szCs w:val="20"/>
                          </w:rPr>
                        </w:rPrChange>
                      </w:rPr>
                      <w:t xml:space="preserve">Dependencia</w:t>
                    </w:r>
                  </w:sdtContent>
                </w:sdt>
              </w:p>
            </w:sdtContent>
          </w:sdt>
        </w:tc>
        <w:tc>
          <w:tcPr/>
          <w:sdt>
            <w:sdtPr>
              <w:tag w:val="goog_rdk_916"/>
            </w:sdtPr>
            <w:sdtContent>
              <w:p w:rsidR="00000000" w:rsidDel="00000000" w:rsidP="00000000" w:rsidRDefault="00000000" w:rsidRPr="00000000" w14:paraId="0000017A">
                <w:pPr>
                  <w:rPr>
                    <w:sz w:val="22"/>
                    <w:szCs w:val="22"/>
                    <w:rPrChange w:author="SANDRA PATRICIA HOYOS SEPULVEDA" w:id="1" w:date="2022-04-19T02:57:07Z">
                      <w:rPr>
                        <w:sz w:val="20"/>
                        <w:szCs w:val="20"/>
                      </w:rPr>
                    </w:rPrChange>
                  </w:rPr>
                </w:pPr>
                <w:sdt>
                  <w:sdtPr>
                    <w:tag w:val="goog_rdk_915"/>
                  </w:sdtPr>
                  <w:sdtContent>
                    <w:r w:rsidDel="00000000" w:rsidR="00000000" w:rsidRPr="00000000">
                      <w:rPr>
                        <w:sz w:val="22"/>
                        <w:szCs w:val="22"/>
                        <w:rtl w:val="0"/>
                        <w:rPrChange w:author="SANDRA PATRICIA HOYOS SEPULVEDA" w:id="1" w:date="2022-04-19T02:57:07Z">
                          <w:rPr>
                            <w:sz w:val="20"/>
                            <w:szCs w:val="20"/>
                          </w:rPr>
                        </w:rPrChange>
                      </w:rPr>
                      <w:t xml:space="preserve">Fecha</w:t>
                    </w:r>
                  </w:sdtContent>
                </w:sdt>
              </w:p>
            </w:sdtContent>
          </w:sdt>
        </w:tc>
        <w:tc>
          <w:tcPr/>
          <w:sdt>
            <w:sdtPr>
              <w:tag w:val="goog_rdk_923"/>
            </w:sdtPr>
            <w:sdtContent>
              <w:p w:rsidR="00000000" w:rsidDel="00000000" w:rsidP="00000000" w:rsidRDefault="00000000" w:rsidRPr="00000000" w14:paraId="0000017B">
                <w:pPr>
                  <w:rPr>
                    <w:sz w:val="22"/>
                    <w:szCs w:val="22"/>
                    <w:rPrChange w:author="SANDRA PATRICIA HOYOS SEPULVEDA" w:id="1" w:date="2022-04-19T02:57:07Z">
                      <w:rPr>
                        <w:sz w:val="20"/>
                        <w:szCs w:val="20"/>
                      </w:rPr>
                    </w:rPrChange>
                  </w:rPr>
                </w:pPr>
                <w:sdt>
                  <w:sdtPr>
                    <w:tag w:val="goog_rdk_917"/>
                  </w:sdtPr>
                  <w:sdtContent>
                    <w:r w:rsidDel="00000000" w:rsidR="00000000" w:rsidRPr="00000000">
                      <w:rPr>
                        <w:sz w:val="22"/>
                        <w:szCs w:val="22"/>
                        <w:rtl w:val="0"/>
                        <w:rPrChange w:author="SANDRA PATRICIA HOYOS SEPULVEDA" w:id="1" w:date="2022-04-19T02:57:07Z">
                          <w:rPr>
                            <w:sz w:val="20"/>
                            <w:szCs w:val="20"/>
                          </w:rPr>
                        </w:rPrChange>
                      </w:rPr>
                      <w:t xml:space="preserve">Razón del </w:t>
                    </w:r>
                  </w:sdtContent>
                </w:sdt>
                <w:sdt>
                  <w:sdtPr>
                    <w:tag w:val="goog_rdk_918"/>
                  </w:sdtPr>
                  <w:sdtContent>
                    <w:ins w:author="SANDRA PATRICIA HOYOS SEPULVEDA" w:id="37" w:date="2022-04-19T02:57:01Z"/>
                    <w:sdt>
                      <w:sdtPr>
                        <w:tag w:val="goog_rdk_919"/>
                      </w:sdtPr>
                      <w:sdtContent>
                        <w:ins w:author="SANDRA PATRICIA HOYOS SEPULVEDA" w:id="37" w:date="2022-04-19T02:57:01Z">
                          <w:r w:rsidDel="00000000" w:rsidR="00000000" w:rsidRPr="00000000">
                            <w:rPr>
                              <w:sz w:val="22"/>
                              <w:szCs w:val="22"/>
                              <w:rtl w:val="0"/>
                              <w:rPrChange w:author="SANDRA PATRICIA HOYOS SEPULVEDA" w:id="1" w:date="2022-04-19T02:57:07Z">
                                <w:rPr>
                                  <w:sz w:val="20"/>
                                  <w:szCs w:val="20"/>
                                </w:rPr>
                              </w:rPrChange>
                            </w:rPr>
                            <w:t xml:space="preserve">c</w:t>
                          </w:r>
                        </w:ins>
                      </w:sdtContent>
                    </w:sdt>
                    <w:ins w:author="SANDRA PATRICIA HOYOS SEPULVEDA" w:id="37" w:date="2022-04-19T02:57:01Z"/>
                  </w:sdtContent>
                </w:sdt>
                <w:sdt>
                  <w:sdtPr>
                    <w:tag w:val="goog_rdk_920"/>
                  </w:sdtPr>
                  <w:sdtContent>
                    <w:del w:author="SANDRA PATRICIA HOYOS SEPULVEDA" w:id="37" w:date="2022-04-19T02:57:01Z"/>
                    <w:sdt>
                      <w:sdtPr>
                        <w:tag w:val="goog_rdk_921"/>
                      </w:sdtPr>
                      <w:sdtContent>
                        <w:del w:author="SANDRA PATRICIA HOYOS SEPULVEDA" w:id="37" w:date="2022-04-19T02:57:01Z">
                          <w:r w:rsidDel="00000000" w:rsidR="00000000" w:rsidRPr="00000000">
                            <w:rPr>
                              <w:sz w:val="22"/>
                              <w:szCs w:val="22"/>
                              <w:rtl w:val="0"/>
                              <w:rPrChange w:author="SANDRA PATRICIA HOYOS SEPULVEDA" w:id="1" w:date="2022-04-19T02:57:07Z">
                                <w:rPr>
                                  <w:sz w:val="20"/>
                                  <w:szCs w:val="20"/>
                                </w:rPr>
                              </w:rPrChange>
                            </w:rPr>
                            <w:delText xml:space="preserve">C</w:delText>
                          </w:r>
                        </w:del>
                      </w:sdtContent>
                    </w:sdt>
                    <w:del w:author="SANDRA PATRICIA HOYOS SEPULVEDA" w:id="37" w:date="2022-04-19T02:57:01Z"/>
                  </w:sdtContent>
                </w:sdt>
                <w:sdt>
                  <w:sdtPr>
                    <w:tag w:val="goog_rdk_922"/>
                  </w:sdtPr>
                  <w:sdtContent>
                    <w:r w:rsidDel="00000000" w:rsidR="00000000" w:rsidRPr="00000000">
                      <w:rPr>
                        <w:sz w:val="22"/>
                        <w:szCs w:val="22"/>
                        <w:rtl w:val="0"/>
                        <w:rPrChange w:author="SANDRA PATRICIA HOYOS SEPULVEDA" w:id="1" w:date="2022-04-19T02:57:07Z">
                          <w:rPr>
                            <w:sz w:val="20"/>
                            <w:szCs w:val="20"/>
                          </w:rPr>
                        </w:rPrChange>
                      </w:rPr>
                      <w:t xml:space="preserve">ambio</w:t>
                    </w:r>
                  </w:sdtContent>
                </w:sdt>
              </w:p>
            </w:sdtContent>
          </w:sdt>
        </w:tc>
      </w:tr>
      <w:tr>
        <w:trPr>
          <w:cantSplit w:val="0"/>
          <w:tblHeader w:val="0"/>
        </w:trPr>
        <w:tc>
          <w:tcPr/>
          <w:sdt>
            <w:sdtPr>
              <w:tag w:val="goog_rdk_925"/>
            </w:sdtPr>
            <w:sdtContent>
              <w:p w:rsidR="00000000" w:rsidDel="00000000" w:rsidP="00000000" w:rsidRDefault="00000000" w:rsidRPr="00000000" w14:paraId="0000017C">
                <w:pPr>
                  <w:rPr>
                    <w:sz w:val="22"/>
                    <w:szCs w:val="22"/>
                    <w:rPrChange w:author="SANDRA PATRICIA HOYOS SEPULVEDA" w:id="1" w:date="2022-04-19T02:57:07Z">
                      <w:rPr>
                        <w:sz w:val="20"/>
                        <w:szCs w:val="20"/>
                      </w:rPr>
                    </w:rPrChange>
                  </w:rPr>
                </w:pPr>
                <w:sdt>
                  <w:sdtPr>
                    <w:tag w:val="goog_rdk_924"/>
                  </w:sdtPr>
                  <w:sdtContent>
                    <w:r w:rsidDel="00000000" w:rsidR="00000000" w:rsidRPr="00000000">
                      <w:rPr>
                        <w:sz w:val="22"/>
                        <w:szCs w:val="22"/>
                        <w:rtl w:val="0"/>
                        <w:rPrChange w:author="SANDRA PATRICIA HOYOS SEPULVEDA" w:id="1" w:date="2022-04-19T02:57:07Z">
                          <w:rPr>
                            <w:sz w:val="20"/>
                            <w:szCs w:val="20"/>
                          </w:rPr>
                        </w:rPrChange>
                      </w:rPr>
                      <w:t xml:space="preserve">Autor (es)</w:t>
                    </w:r>
                  </w:sdtContent>
                </w:sdt>
              </w:p>
            </w:sdtContent>
          </w:sdt>
        </w:tc>
        <w:tc>
          <w:tcPr/>
          <w:sdt>
            <w:sdtPr>
              <w:tag w:val="goog_rdk_927"/>
            </w:sdtPr>
            <w:sdtContent>
              <w:p w:rsidR="00000000" w:rsidDel="00000000" w:rsidP="00000000" w:rsidRDefault="00000000" w:rsidRPr="00000000" w14:paraId="0000017D">
                <w:pPr>
                  <w:rPr>
                    <w:sz w:val="22"/>
                    <w:szCs w:val="22"/>
                    <w:rPrChange w:author="SANDRA PATRICIA HOYOS SEPULVEDA" w:id="1" w:date="2022-04-19T02:57:07Z">
                      <w:rPr>
                        <w:sz w:val="20"/>
                        <w:szCs w:val="20"/>
                      </w:rPr>
                    </w:rPrChange>
                  </w:rPr>
                </w:pPr>
                <w:sdt>
                  <w:sdtPr>
                    <w:tag w:val="goog_rdk_926"/>
                  </w:sdtPr>
                  <w:sdtContent>
                    <w:r w:rsidDel="00000000" w:rsidR="00000000" w:rsidRPr="00000000">
                      <w:rPr>
                        <w:rtl w:val="0"/>
                      </w:rPr>
                    </w:r>
                  </w:sdtContent>
                </w:sdt>
              </w:p>
            </w:sdtContent>
          </w:sdt>
        </w:tc>
        <w:tc>
          <w:tcPr/>
          <w:sdt>
            <w:sdtPr>
              <w:tag w:val="goog_rdk_929"/>
            </w:sdtPr>
            <w:sdtContent>
              <w:p w:rsidR="00000000" w:rsidDel="00000000" w:rsidP="00000000" w:rsidRDefault="00000000" w:rsidRPr="00000000" w14:paraId="0000017E">
                <w:pPr>
                  <w:rPr>
                    <w:sz w:val="22"/>
                    <w:szCs w:val="22"/>
                    <w:rPrChange w:author="SANDRA PATRICIA HOYOS SEPULVEDA" w:id="1" w:date="2022-04-19T02:57:07Z">
                      <w:rPr>
                        <w:sz w:val="20"/>
                        <w:szCs w:val="20"/>
                      </w:rPr>
                    </w:rPrChange>
                  </w:rPr>
                </w:pPr>
                <w:sdt>
                  <w:sdtPr>
                    <w:tag w:val="goog_rdk_928"/>
                  </w:sdtPr>
                  <w:sdtContent>
                    <w:r w:rsidDel="00000000" w:rsidR="00000000" w:rsidRPr="00000000">
                      <w:rPr>
                        <w:rtl w:val="0"/>
                      </w:rPr>
                    </w:r>
                  </w:sdtContent>
                </w:sdt>
              </w:p>
            </w:sdtContent>
          </w:sdt>
        </w:tc>
        <w:tc>
          <w:tcPr/>
          <w:sdt>
            <w:sdtPr>
              <w:tag w:val="goog_rdk_931"/>
            </w:sdtPr>
            <w:sdtContent>
              <w:p w:rsidR="00000000" w:rsidDel="00000000" w:rsidP="00000000" w:rsidRDefault="00000000" w:rsidRPr="00000000" w14:paraId="0000017F">
                <w:pPr>
                  <w:rPr>
                    <w:sz w:val="22"/>
                    <w:szCs w:val="22"/>
                    <w:rPrChange w:author="SANDRA PATRICIA HOYOS SEPULVEDA" w:id="1" w:date="2022-04-19T02:57:07Z">
                      <w:rPr>
                        <w:sz w:val="20"/>
                        <w:szCs w:val="20"/>
                      </w:rPr>
                    </w:rPrChange>
                  </w:rPr>
                </w:pPr>
                <w:sdt>
                  <w:sdtPr>
                    <w:tag w:val="goog_rdk_930"/>
                  </w:sdtPr>
                  <w:sdtContent>
                    <w:r w:rsidDel="00000000" w:rsidR="00000000" w:rsidRPr="00000000">
                      <w:rPr>
                        <w:rtl w:val="0"/>
                      </w:rPr>
                    </w:r>
                  </w:sdtContent>
                </w:sdt>
              </w:p>
            </w:sdtContent>
          </w:sdt>
        </w:tc>
        <w:tc>
          <w:tcPr/>
          <w:sdt>
            <w:sdtPr>
              <w:tag w:val="goog_rdk_933"/>
            </w:sdtPr>
            <w:sdtContent>
              <w:p w:rsidR="00000000" w:rsidDel="00000000" w:rsidP="00000000" w:rsidRDefault="00000000" w:rsidRPr="00000000" w14:paraId="00000180">
                <w:pPr>
                  <w:rPr>
                    <w:sz w:val="22"/>
                    <w:szCs w:val="22"/>
                    <w:rPrChange w:author="SANDRA PATRICIA HOYOS SEPULVEDA" w:id="1" w:date="2022-04-19T02:57:07Z">
                      <w:rPr>
                        <w:sz w:val="20"/>
                        <w:szCs w:val="20"/>
                      </w:rPr>
                    </w:rPrChange>
                  </w:rPr>
                </w:pPr>
                <w:sdt>
                  <w:sdtPr>
                    <w:tag w:val="goog_rdk_932"/>
                  </w:sdtPr>
                  <w:sdtContent>
                    <w:r w:rsidDel="00000000" w:rsidR="00000000" w:rsidRPr="00000000">
                      <w:rPr>
                        <w:rtl w:val="0"/>
                      </w:rPr>
                    </w:r>
                  </w:sdtContent>
                </w:sdt>
              </w:p>
            </w:sdtContent>
          </w:sdt>
        </w:tc>
        <w:tc>
          <w:tcPr/>
          <w:sdt>
            <w:sdtPr>
              <w:tag w:val="goog_rdk_935"/>
            </w:sdtPr>
            <w:sdtContent>
              <w:p w:rsidR="00000000" w:rsidDel="00000000" w:rsidP="00000000" w:rsidRDefault="00000000" w:rsidRPr="00000000" w14:paraId="00000181">
                <w:pPr>
                  <w:rPr>
                    <w:sz w:val="22"/>
                    <w:szCs w:val="22"/>
                    <w:rPrChange w:author="SANDRA PATRICIA HOYOS SEPULVEDA" w:id="1" w:date="2022-04-19T02:57:07Z">
                      <w:rPr>
                        <w:sz w:val="20"/>
                        <w:szCs w:val="20"/>
                      </w:rPr>
                    </w:rPrChange>
                  </w:rPr>
                </w:pPr>
                <w:sdt>
                  <w:sdtPr>
                    <w:tag w:val="goog_rdk_934"/>
                  </w:sdtPr>
                  <w:sdtContent>
                    <w:r w:rsidDel="00000000" w:rsidR="00000000" w:rsidRPr="00000000">
                      <w:rPr>
                        <w:rtl w:val="0"/>
                      </w:rPr>
                    </w:r>
                  </w:sdtContent>
                </w:sdt>
              </w:p>
            </w:sdtContent>
          </w:sdt>
        </w:tc>
      </w:tr>
    </w:tbl>
    <w:sdt>
      <w:sdtPr>
        <w:tag w:val="goog_rdk_937"/>
      </w:sdtPr>
      <w:sdtContent>
        <w:p w:rsidR="00000000" w:rsidDel="00000000" w:rsidP="00000000" w:rsidRDefault="00000000" w:rsidRPr="00000000" w14:paraId="00000182">
          <w:pPr>
            <w:rPr>
              <w:color w:val="000000"/>
              <w:rPrChange w:author="SANDRA PATRICIA HOYOS SEPULVEDA" w:id="1" w:date="2022-04-19T02:57:07Z">
                <w:rPr>
                  <w:color w:val="000000"/>
                  <w:sz w:val="20"/>
                  <w:szCs w:val="20"/>
                </w:rPr>
              </w:rPrChange>
            </w:rPr>
          </w:pPr>
          <w:sdt>
            <w:sdtPr>
              <w:tag w:val="goog_rdk_936"/>
            </w:sdtPr>
            <w:sdtContent>
              <w:r w:rsidDel="00000000" w:rsidR="00000000" w:rsidRPr="00000000">
                <w:rPr>
                  <w:rtl w:val="0"/>
                </w:rPr>
              </w:r>
            </w:sdtContent>
          </w:sdt>
        </w:p>
      </w:sdtContent>
    </w:sdt>
    <w:p w:rsidR="00000000" w:rsidDel="00000000" w:rsidP="00000000" w:rsidRDefault="00000000" w:rsidRPr="00000000" w14:paraId="00000183">
      <w:pPr>
        <w:rPr>
          <w:b w:val="1"/>
          <w:sz w:val="20"/>
          <w:szCs w:val="20"/>
        </w:rPr>
      </w:pPr>
      <w:r w:rsidDel="00000000" w:rsidR="00000000" w:rsidRPr="00000000">
        <w:rPr>
          <w:rtl w:val="0"/>
        </w:rPr>
      </w:r>
    </w:p>
    <w:p w:rsidR="00000000" w:rsidDel="00000000" w:rsidP="00000000" w:rsidRDefault="00000000" w:rsidRPr="00000000" w14:paraId="00000184">
      <w:pPr>
        <w:spacing w:after="240" w:before="240" w:lineRule="auto"/>
        <w:rPr>
          <w:b w:val="1"/>
          <w:sz w:val="20"/>
          <w:szCs w:val="20"/>
        </w:rPr>
      </w:pPr>
      <w:r w:rsidDel="00000000" w:rsidR="00000000" w:rsidRPr="00000000">
        <w:rPr>
          <w:b w:val="1"/>
          <w:sz w:val="20"/>
          <w:szCs w:val="20"/>
          <w:rtl w:val="0"/>
        </w:rPr>
        <w:t xml:space="preserve"> </w:t>
      </w:r>
      <w:r w:rsidDel="00000000" w:rsidR="00000000" w:rsidRPr="00000000">
        <w:rPr>
          <w:rtl w:val="0"/>
        </w:rPr>
      </w:r>
    </w:p>
    <w:sectPr>
      <w:headerReference r:id="rId45" w:type="default"/>
      <w:footerReference r:id="rId4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laudia Milena Hernández Naranjo" w:id="10" w:date="2022-04-10T21:29:04Z">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tener en cuenta imagen de acompañamiento tomada de: https://www.minsalud.gov.co/Imagenes_Gral_Comunicaciones/carrusel-inferior/banner-gestion-plan-decenal.jpg</w:t>
      </w:r>
    </w:p>
  </w:comment>
  <w:comment w:author="Claudia Milena Hernández Naranjo" w:id="2" w:date="2022-04-07T00:34:49Z">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Editable en Anexos / Figuras_CF / Slide 1.</w:t>
      </w:r>
    </w:p>
  </w:comment>
  <w:comment w:author="Claudia Milena Hernández Naranjo" w:id="1" w:date="2022-04-08T13:16:11Z">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tener en cuenta imagen de acompañamiento de los diferentes sectores públicos y privados que intervienen en la construcción de políticas.</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https://www.youtube.com/watch?v=ldq6RPoYEx8</w:t>
      </w:r>
    </w:p>
  </w:comment>
  <w:comment w:author="Claudia Milena Hernández Naranjo" w:id="8" w:date="2022-04-10T16:12:58Z">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Editable en Anexos / Figuras_CF / Slide 7</w:t>
      </w:r>
    </w:p>
  </w:comment>
  <w:comment w:author="Claudia Milena Hernández Naranjo" w:id="17" w:date="2022-04-11T01:16:51Z">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ilustrar imagen de acompañamiento donde ilustre diferentes componentes de salud integral. Ejemplo: https://encrypted-tbn0.gstatic.com/images?q=tbn:ANd9GcRQhzSHXfLu8h7q1gwovp7ISNEnElywFdcN9Q&amp;usqp=CAU</w:t>
      </w:r>
    </w:p>
  </w:comment>
  <w:comment w:author="Claudia Milena Hernández Naranjo" w:id="9" w:date="2022-04-11T01:36:37Z">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CF001_1_2_desarrollo</w:t>
      </w:r>
    </w:p>
  </w:comment>
  <w:comment w:author="Claudia Milena Hernández Naranjo" w:id="4" w:date="2022-04-11T01:36:19Z">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CF001_1_1_concepcion</w:t>
      </w:r>
    </w:p>
  </w:comment>
  <w:comment w:author="Claudia Milena Hernández Naranjo" w:id="0" w:date="2022-04-11T01:35:49Z">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CF001_1_Introduccion</w:t>
      </w:r>
    </w:p>
  </w:comment>
  <w:comment w:author="Claudia Milena Hernández Naranjo" w:id="3" w:date="2022-04-07T01:12:30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imagen de acompañamiento, logo de la OMS, tomada de: https://www.google.com/search?q=organizaci%C3%B3n+mundial+de+la+salud&amp;tbm=isch&amp;source=iu&amp;ictx=1&amp;vet=1&amp;fir=Jno9LLajigEm9M%252Cjr6vy-wbuud2iM%252C%252Fm%252F0840w&amp;usg=AI4_-kTng_VK_6I-f_z2QQpnUAaFa3jdwg&amp;sa=X&amp;ved=2ahUKEwjYk8Sr4oD3AhW4TDABHVgiBt0Q_B16BAgqEAI&amp;biw=1440&amp;bih=732&amp;dpr=2#imgrc=Jno9LLajigEm9M</w:t>
      </w:r>
    </w:p>
  </w:comment>
  <w:comment w:author="Claudia Milena Hernández Naranjo" w:id="13" w:date="2022-04-11T01:37:37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CF001_2_Entornos_saludables</w:t>
      </w:r>
    </w:p>
  </w:comment>
  <w:comment w:author="Claudia Milena Hernández Naranjo" w:id="12" w:date="2022-04-11T01:37:21Z">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CF001_1_3_entornos</w:t>
      </w:r>
    </w:p>
  </w:comment>
  <w:comment w:author="Claudia Milena Hernández Naranjo" w:id="7" w:date="2022-04-07T11:04:50Z">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construir la figura, con la información que está incluida y se relaciona a continuación:</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 socioeconómico y político:</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Gobernanza</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Políticas macroeconómicas</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Políticas sociales: mercado de trabajo, vivienda, tierra</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Políticas públicas: salud</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 y valores sociales</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Posición socio-económica</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 social Género</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Cohesión social y capital social</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Circunstancias materiales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(condiciones de vida y trabajo: disponibilidad de alimentos, etc.)</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Factores conductuales y biológicos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Factores psicosociales</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Cohesión social y capital social</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Repercusión en la desigualdad en salud y bienestar</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de salud</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Determinantes estructurales de las desigualdades de la salud</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Determinantes intermedios de la salud</w:t>
      </w:r>
    </w:p>
  </w:comment>
  <w:comment w:author="Claudia Milena Hernández Naranjo" w:id="15" w:date="2022-04-11T00:27:49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Enlace: https://www.minsalud.gov.co/sites/rid/Lists/BibliotecaDigital/RIDE/VS/PP/SA/abc-entornos-saludables.pdf</w:t>
      </w:r>
    </w:p>
  </w:comment>
  <w:comment w:author="Claudia Milena Hernández Naranjo" w:id="11" w:date="2022-04-08T12:34:49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Enlace: https://www.youtube.com/watch?v=ldq6RPoYEx8</w:t>
      </w:r>
    </w:p>
  </w:comment>
  <w:comment w:author="Claudia Milena Hernández Naranjo" w:id="18" w:date="2022-04-11T01:38:23Z">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CF001_2_Componentes</w:t>
      </w:r>
    </w:p>
  </w:comment>
  <w:comment w:author="Claudia Milena Hernández Naranjo" w:id="16" w:date="2022-04-11T01:38:07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CF001_2_Enfoques</w:t>
      </w:r>
    </w:p>
  </w:comment>
  <w:comment w:author="Claudia Milena Hernández Naranjo" w:id="14" w:date="2022-04-10T22:27:54Z">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Enlace: https://www.minsalud.gov.co/sites/rid/Lists/BibliotecaDigital/RIDE/VS/PP/SA/lineamientos-entornos-nacionales-2016.pdf</w:t>
      </w:r>
    </w:p>
  </w:comment>
  <w:comment w:author="Claudia Milena Hernández Naranjo" w:id="6" w:date="2022-04-07T10:11:18Z">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Archivo en Anexos / Metas</w:t>
      </w:r>
    </w:p>
  </w:comment>
  <w:comment w:author="Usuario" w:id="19" w:date="2022-04-11T17:10:00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Editable en Anexos / CF01_Mapa Conceptual</w:t>
      </w:r>
    </w:p>
  </w:comment>
  <w:comment w:author="Claudia Milena Hernández Naranjo" w:id="5" w:date="2022-04-07T10:09:02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Editable en Anexos / Figuras_CF Slide 4</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8C" w15:done="0"/>
  <w15:commentEx w15:paraId="0000018D" w15:done="0"/>
  <w15:commentEx w15:paraId="0000018F" w15:done="0"/>
  <w15:commentEx w15:paraId="00000190" w15:done="0"/>
  <w15:commentEx w15:paraId="00000191" w15:done="0"/>
  <w15:commentEx w15:paraId="00000192" w15:done="0"/>
  <w15:commentEx w15:paraId="00000193" w15:done="0"/>
  <w15:commentEx w15:paraId="00000194" w15:done="0"/>
  <w15:commentEx w15:paraId="00000195" w15:done="0"/>
  <w15:commentEx w15:paraId="00000196" w15:done="0"/>
  <w15:commentEx w15:paraId="00000197" w15:done="0"/>
  <w15:commentEx w15:paraId="000001B1" w15:done="0"/>
  <w15:commentEx w15:paraId="000001B2" w15:done="0"/>
  <w15:commentEx w15:paraId="000001B3" w15:done="0"/>
  <w15:commentEx w15:paraId="000001B4" w15:done="0"/>
  <w15:commentEx w15:paraId="000001B5" w15:done="0"/>
  <w15:commentEx w15:paraId="000001B6" w15:done="0"/>
  <w15:commentEx w15:paraId="000001B7" w15:done="0"/>
  <w15:commentEx w15:paraId="000001B8" w15:done="0"/>
  <w15:commentEx w15:paraId="000001B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88">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55" name="image3.png"/>
          <a:graphic>
            <a:graphicData uri="http://schemas.openxmlformats.org/drawingml/2006/picture">
              <pic:pic>
                <pic:nvPicPr>
                  <pic:cNvPr id="0" name="image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1055D6"/>
    <w:rPr>
      <w:lang w:val="es-ES_tradnl"/>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link w:val="Ttulo3Car"/>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5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aliases w:val="titulo 3,Bullets,Bolita,Párrafo,Colorful List Accent 1,Colorful List - Accent 11,Lista vistosa - Énfasis 11,Bullet List,Ha,HOJA,Párrafo de lista4,BOLADEF,Párrafo de lista3,Párrafo de lista21,BOLA,Nivel 1 OS,Normal_viñetas_ICONTEC"/>
    <w:basedOn w:val="Normal"/>
    <w:link w:val="PrrafodelistaCar"/>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3"/>
    <w:tblPr>
      <w:tblStyleRowBandSize w:val="1"/>
      <w:tblStyleColBandSize w:val="1"/>
      <w:tblCellMar>
        <w:left w:w="70.0" w:type="dxa"/>
        <w:right w:w="70.0" w:type="dxa"/>
      </w:tblCellMar>
    </w:tblPr>
  </w:style>
  <w:style w:type="table" w:styleId="a7" w:customStyle="1">
    <w:basedOn w:val="TableNormal3"/>
    <w:tblPr>
      <w:tblStyleRowBandSize w:val="1"/>
      <w:tblStyleColBandSize w:val="1"/>
      <w:tblCellMar>
        <w:top w:w="15.0" w:type="dxa"/>
        <w:left w:w="15.0" w:type="dxa"/>
        <w:bottom w:w="15.0" w:type="dxa"/>
        <w:right w:w="15.0" w:type="dxa"/>
      </w:tblCellMar>
    </w:tblPr>
  </w:style>
  <w:style w:type="table" w:styleId="a8" w:customStyle="1">
    <w:basedOn w:val="TableNormal3"/>
    <w:tblPr>
      <w:tblStyleRowBandSize w:val="1"/>
      <w:tblStyleColBandSize w:val="1"/>
      <w:tblCellMar>
        <w:top w:w="15.0" w:type="dxa"/>
        <w:left w:w="15.0" w:type="dxa"/>
        <w:bottom w:w="15.0" w:type="dxa"/>
        <w:right w:w="15.0" w:type="dxa"/>
      </w:tblCellMar>
    </w:tblPr>
  </w:style>
  <w:style w:type="table" w:styleId="a9" w:customStyle="1">
    <w:basedOn w:val="TableNormal3"/>
    <w:tblPr>
      <w:tblStyleRowBandSize w:val="1"/>
      <w:tblStyleColBandSize w:val="1"/>
      <w:tblCellMar>
        <w:left w:w="115.0" w:type="dxa"/>
        <w:right w:w="115.0" w:type="dxa"/>
      </w:tblCellMar>
    </w:tblPr>
  </w:style>
  <w:style w:type="table" w:styleId="aa" w:customStyle="1">
    <w:basedOn w:val="TableNormal3"/>
    <w:tblPr>
      <w:tblStyleRowBandSize w:val="1"/>
      <w:tblStyleColBandSize w:val="1"/>
      <w:tblCellMar>
        <w:left w:w="115.0" w:type="dxa"/>
        <w:right w:w="115.0" w:type="dxa"/>
      </w:tblCellMar>
    </w:tblPr>
  </w:style>
  <w:style w:type="character" w:styleId="UnresolvedMention" w:customStyle="1">
    <w:name w:val="Unresolved Mention"/>
    <w:basedOn w:val="Fuentedeprrafopredeter"/>
    <w:uiPriority w:val="99"/>
    <w:semiHidden w:val="1"/>
    <w:unhideWhenUsed w:val="1"/>
    <w:rsid w:val="00A05CF0"/>
    <w:rPr>
      <w:color w:val="605e5c"/>
      <w:shd w:color="auto" w:fill="e1dfdd" w:val="clear"/>
    </w:rPr>
  </w:style>
  <w:style w:type="paragraph" w:styleId="Default" w:customStyle="1">
    <w:name w:val="Default"/>
    <w:rsid w:val="007C3421"/>
    <w:pPr>
      <w:autoSpaceDE w:val="0"/>
      <w:autoSpaceDN w:val="0"/>
      <w:adjustRightInd w:val="0"/>
      <w:spacing w:line="240" w:lineRule="auto"/>
    </w:pPr>
    <w:rPr>
      <w:rFonts w:eastAsiaTheme="minorHAnsi"/>
      <w:color w:val="000000"/>
      <w:sz w:val="24"/>
      <w:szCs w:val="24"/>
    </w:rPr>
  </w:style>
  <w:style w:type="paragraph" w:styleId="Sinespaciado">
    <w:name w:val="No Spacing"/>
    <w:uiPriority w:val="1"/>
    <w:qFormat w:val="1"/>
    <w:rsid w:val="00C71F3F"/>
    <w:pPr>
      <w:spacing w:line="240" w:lineRule="auto"/>
    </w:pPr>
  </w:style>
  <w:style w:type="character" w:styleId="PrrafodelistaCar" w:customStyle="1">
    <w:name w:val="Párrafo de lista Car"/>
    <w:aliases w:val="titulo 3 Car,Bullets Car,Bolita Car,Párrafo Car,Colorful List Accent 1 Car,Colorful List - Accent 11 Car,Lista vistosa - Énfasis 11 Car,Bullet List Car,Ha Car,HOJA Car,Párrafo de lista4 Car,BOLADEF Car,Párrafo de lista3 Car,BOLA Car"/>
    <w:link w:val="Prrafodelista"/>
    <w:uiPriority w:val="34"/>
    <w:locked w:val="1"/>
    <w:rsid w:val="003E3405"/>
  </w:style>
  <w:style w:type="character" w:styleId="Ttulo3Car" w:customStyle="1">
    <w:name w:val="Título 3 Car"/>
    <w:basedOn w:val="Fuentedeprrafopredeter"/>
    <w:link w:val="Ttulo3"/>
    <w:uiPriority w:val="9"/>
    <w:semiHidden w:val="1"/>
    <w:rsid w:val="001055D6"/>
    <w:rPr>
      <w:color w:val="434343"/>
      <w:sz w:val="28"/>
      <w:szCs w:val="28"/>
    </w:rPr>
  </w:style>
  <w:style w:type="table" w:styleId="ab"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3"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4"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5"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6"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7"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s-rtethemeforecolor-2-0" w:customStyle="1">
    <w:name w:val="ms-rtethemeforecolor-2-0"/>
    <w:basedOn w:val="Fuentedeprrafopredeter"/>
    <w:rsid w:val="0011757F"/>
  </w:style>
  <w:style w:type="paragraph" w:styleId="Bibliografa">
    <w:name w:val="Bibliography"/>
    <w:basedOn w:val="Normal"/>
    <w:next w:val="Normal"/>
    <w:uiPriority w:val="37"/>
    <w:unhideWhenUsed w:val="1"/>
    <w:rsid w:val="00217F86"/>
  </w:style>
  <w:style w:type="table" w:styleId="a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1"/>
    <w:tblPr>
      <w:tblStyleRowBandSize w:val="1"/>
      <w:tblStyleColBandSize w:val="1"/>
      <w:tblCellMar>
        <w:top w:w="100.0" w:type="dxa"/>
        <w:left w:w="100.0" w:type="dxa"/>
        <w:bottom w:w="100.0" w:type="dxa"/>
        <w:right w:w="100.0" w:type="dxa"/>
      </w:tblCellMar>
    </w:tblPr>
  </w:style>
  <w:style w:type="table" w:styleId="a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1"/>
    <w:tblPr>
      <w:tblStyleRowBandSize w:val="1"/>
      <w:tblStyleColBandSize w:val="1"/>
      <w:tblCellMar>
        <w:top w:w="100.0" w:type="dxa"/>
        <w:left w:w="100.0" w:type="dxa"/>
        <w:bottom w:w="100.0" w:type="dxa"/>
        <w:right w:w="100.0" w:type="dxa"/>
      </w:tblCellMar>
    </w:tblPr>
  </w:style>
  <w:style w:type="table" w:styleId="affd" w:customStyle="1">
    <w:basedOn w:val="TableNormal1"/>
    <w:tblPr>
      <w:tblStyleRowBandSize w:val="1"/>
      <w:tblStyleColBandSize w:val="1"/>
      <w:tblCellMar>
        <w:top w:w="100.0" w:type="dxa"/>
        <w:left w:w="100.0" w:type="dxa"/>
        <w:bottom w:w="100.0" w:type="dxa"/>
        <w:right w:w="100.0" w:type="dxa"/>
      </w:tblCellMar>
    </w:tblPr>
  </w:style>
  <w:style w:type="table" w:styleId="affe" w:customStyle="1">
    <w:basedOn w:val="TableNormal1"/>
    <w:tblPr>
      <w:tblStyleRowBandSize w:val="1"/>
      <w:tblStyleColBandSize w:val="1"/>
      <w:tblCellMar>
        <w:top w:w="100.0" w:type="dxa"/>
        <w:left w:w="100.0" w:type="dxa"/>
        <w:bottom w:w="100.0" w:type="dxa"/>
        <w:right w:w="100.0" w:type="dxa"/>
      </w:tblCellMar>
    </w:tblPr>
  </w:style>
  <w:style w:type="table" w:styleId="afff"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afff0"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afff1"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afff2"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afff3" w:customStyle="1">
    <w:basedOn w:val="TableNormal1"/>
    <w:pPr>
      <w:spacing w:line="240" w:lineRule="auto"/>
    </w:pPr>
    <w:rPr>
      <w:rFonts w:ascii="Calibri" w:cs="Calibri" w:eastAsia="Calibri" w:hAnsi="Calibri"/>
      <w:b w:val="1"/>
      <w:color w:val="c5591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1"/>
    <w:pPr>
      <w:spacing w:line="240" w:lineRule="auto"/>
    </w:pPr>
    <w:rPr>
      <w:rFonts w:ascii="Calibri" w:cs="Calibri" w:eastAsia="Calibri" w:hAnsi="Calibri"/>
      <w:b w:val="1"/>
      <w:color w:val="c5591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1"/>
    <w:pPr>
      <w:spacing w:line="240" w:lineRule="auto"/>
    </w:pPr>
    <w:rPr>
      <w:rFonts w:ascii="Calibri" w:cs="Calibri" w:eastAsia="Calibri" w:hAnsi="Calibri"/>
      <w:b w:val="1"/>
      <w:color w:val="c5591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1"/>
    <w:pPr>
      <w:spacing w:line="240" w:lineRule="auto"/>
    </w:pPr>
    <w:rPr>
      <w:rFonts w:ascii="Calibri" w:cs="Calibri" w:eastAsia="Calibri" w:hAnsi="Calibri"/>
      <w:b w:val="1"/>
      <w:color w:val="c5591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1"/>
    <w:tblPr>
      <w:tblStyleRowBandSize w:val="1"/>
      <w:tblStyleColBandSize w:val="1"/>
      <w:tblCellMar>
        <w:top w:w="100.0" w:type="dxa"/>
        <w:left w:w="100.0" w:type="dxa"/>
        <w:bottom w:w="100.0" w:type="dxa"/>
        <w:right w:w="100.0" w:type="dxa"/>
      </w:tblCellMar>
    </w:tblPr>
  </w:style>
  <w:style w:type="table" w:styleId="afff8" w:customStyle="1">
    <w:basedOn w:val="TableNormal1"/>
    <w:tblPr>
      <w:tblStyleRowBandSize w:val="1"/>
      <w:tblStyleColBandSize w:val="1"/>
      <w:tblCellMar>
        <w:top w:w="100.0" w:type="dxa"/>
        <w:left w:w="100.0" w:type="dxa"/>
        <w:bottom w:w="100.0" w:type="dxa"/>
        <w:right w:w="100.0" w:type="dxa"/>
      </w:tblCellMar>
    </w:tblPr>
  </w:style>
  <w:style w:type="table" w:styleId="afff9" w:customStyle="1">
    <w:basedOn w:val="TableNormal1"/>
    <w:pPr>
      <w:spacing w:line="240" w:lineRule="auto"/>
    </w:pPr>
    <w:rPr>
      <w:rFonts w:ascii="Calibri" w:cs="Calibri" w:eastAsia="Calibri" w:hAnsi="Calibri"/>
      <w:b w:val="1"/>
      <w:color w:val="c55911"/>
      <w:sz w:val="24"/>
      <w:szCs w:val="24"/>
    </w:rPr>
    <w:tblPr>
      <w:tblStyleRowBandSize w:val="1"/>
      <w:tblStyleColBandSize w:val="1"/>
      <w:tblCellMar>
        <w:left w:w="115.0" w:type="dxa"/>
        <w:right w:w="115.0" w:type="dxa"/>
      </w:tblCellMar>
    </w:tblPr>
    <w:tcPr>
      <w:shd w:color="auto" w:fill="edf2f8" w:val="clear"/>
    </w:tcPr>
  </w:style>
  <w:style w:type="table" w:styleId="afffa" w:customStyle="1">
    <w:basedOn w:val="TableNormal1"/>
    <w:pPr>
      <w:spacing w:line="240" w:lineRule="auto"/>
    </w:pPr>
    <w:rPr>
      <w:rFonts w:ascii="Calibri" w:cs="Calibri" w:eastAsia="Calibri" w:hAnsi="Calibri"/>
      <w:b w:val="1"/>
      <w:color w:val="c55911"/>
      <w:sz w:val="24"/>
      <w:szCs w:val="24"/>
    </w:rPr>
    <w:tblPr>
      <w:tblStyleRowBandSize w:val="1"/>
      <w:tblStyleColBandSize w:val="1"/>
      <w:tblCellMar>
        <w:left w:w="115.0" w:type="dxa"/>
        <w:right w:w="115.0" w:type="dxa"/>
      </w:tblCellMar>
    </w:tblPr>
    <w:tcPr>
      <w:shd w:color="auto" w:fill="edf2f8" w:val="clear"/>
    </w:tcPr>
  </w:style>
  <w:style w:type="table" w:styleId="afffb" w:customStyle="1">
    <w:basedOn w:val="TableNormal1"/>
    <w:pPr>
      <w:spacing w:line="240" w:lineRule="auto"/>
    </w:pPr>
    <w:rPr>
      <w:rFonts w:ascii="Calibri" w:cs="Calibri" w:eastAsia="Calibri" w:hAnsi="Calibri"/>
      <w:b w:val="1"/>
      <w:color w:val="c55911"/>
      <w:sz w:val="24"/>
      <w:szCs w:val="24"/>
    </w:rPr>
    <w:tblPr>
      <w:tblStyleRowBandSize w:val="1"/>
      <w:tblStyleColBandSize w:val="1"/>
      <w:tblCellMar>
        <w:left w:w="115.0" w:type="dxa"/>
        <w:right w:w="115.0" w:type="dxa"/>
      </w:tblCellMar>
    </w:tblPr>
    <w:tcPr>
      <w:shd w:color="auto" w:fill="edf2f8" w:val="clear"/>
    </w:tcPr>
  </w:style>
  <w:style w:type="table" w:styleId="afffc" w:customStyle="1">
    <w:basedOn w:val="TableNormal1"/>
    <w:pPr>
      <w:spacing w:line="240" w:lineRule="auto"/>
    </w:pPr>
    <w:rPr>
      <w:rFonts w:ascii="Calibri" w:cs="Calibri" w:eastAsia="Calibri" w:hAnsi="Calibri"/>
      <w:b w:val="1"/>
      <w:color w:val="c55911"/>
      <w:sz w:val="24"/>
      <w:szCs w:val="24"/>
    </w:rPr>
    <w:tblPr>
      <w:tblStyleRowBandSize w:val="1"/>
      <w:tblStyleColBandSize w:val="1"/>
      <w:tblCellMar>
        <w:left w:w="115.0" w:type="dxa"/>
        <w:right w:w="115.0" w:type="dxa"/>
      </w:tblCellMar>
    </w:tblPr>
    <w:tcPr>
      <w:shd w:color="auto" w:fill="edf2f8" w:val="clear"/>
    </w:tcPr>
  </w:style>
  <w:style w:type="table" w:styleId="afffd" w:customStyle="1">
    <w:basedOn w:val="TableNormal1"/>
    <w:pPr>
      <w:spacing w:line="240" w:lineRule="auto"/>
    </w:pPr>
    <w:rPr>
      <w:rFonts w:ascii="Calibri" w:cs="Calibri" w:eastAsia="Calibri" w:hAnsi="Calibri"/>
      <w:b w:val="1"/>
      <w:color w:val="c55911"/>
      <w:sz w:val="24"/>
      <w:szCs w:val="24"/>
    </w:rPr>
    <w:tblPr>
      <w:tblStyleRowBandSize w:val="1"/>
      <w:tblStyleColBandSize w:val="1"/>
      <w:tblCellMar>
        <w:left w:w="115.0" w:type="dxa"/>
        <w:right w:w="115.0" w:type="dxa"/>
      </w:tblCellMar>
    </w:tblPr>
    <w:tcPr>
      <w:shd w:color="auto" w:fill="edf2f8" w:val="clear"/>
    </w:tcPr>
  </w:style>
  <w:style w:type="table" w:styleId="afffe" w:customStyle="1">
    <w:basedOn w:val="TableNormal1"/>
    <w:pPr>
      <w:spacing w:line="240" w:lineRule="auto"/>
    </w:pPr>
    <w:rPr>
      <w:rFonts w:ascii="Calibri" w:cs="Calibri" w:eastAsia="Calibri" w:hAnsi="Calibri"/>
      <w:b w:val="1"/>
      <w:color w:val="c55911"/>
      <w:sz w:val="24"/>
      <w:szCs w:val="24"/>
    </w:rPr>
    <w:tblPr>
      <w:tblStyleRowBandSize w:val="1"/>
      <w:tblStyleColBandSize w:val="1"/>
      <w:tblCellMar>
        <w:left w:w="115.0" w:type="dxa"/>
        <w:right w:w="115.0" w:type="dxa"/>
      </w:tblCellMar>
    </w:tblPr>
    <w:tcPr>
      <w:shd w:color="auto" w:fill="edf2f8" w:val="clear"/>
    </w:tcPr>
  </w:style>
  <w:style w:type="table" w:styleId="affff" w:customStyle="1">
    <w:basedOn w:val="TableNormal1"/>
    <w:pPr>
      <w:spacing w:line="240" w:lineRule="auto"/>
    </w:pPr>
    <w:rPr>
      <w:rFonts w:ascii="Calibri" w:cs="Calibri" w:eastAsia="Calibri" w:hAnsi="Calibri"/>
      <w:b w:val="1"/>
      <w:color w:val="c55911"/>
      <w:sz w:val="24"/>
      <w:szCs w:val="24"/>
    </w:rPr>
    <w:tblPr>
      <w:tblStyleRowBandSize w:val="1"/>
      <w:tblStyleColBandSize w:val="1"/>
      <w:tblCellMar>
        <w:left w:w="115.0" w:type="dxa"/>
        <w:right w:w="115.0" w:type="dxa"/>
      </w:tblCellMar>
    </w:tblPr>
    <w:tcPr>
      <w:shd w:color="auto" w:fill="edf2f8" w:val="clear"/>
    </w:tcPr>
  </w:style>
  <w:style w:type="table" w:styleId="affff0" w:customStyle="1">
    <w:basedOn w:val="TableNormal1"/>
    <w:pPr>
      <w:spacing w:line="240" w:lineRule="auto"/>
    </w:pPr>
    <w:rPr>
      <w:rFonts w:ascii="Calibri" w:cs="Calibri" w:eastAsia="Calibri" w:hAnsi="Calibri"/>
      <w:b w:val="1"/>
      <w:color w:val="c55911"/>
      <w:sz w:val="24"/>
      <w:szCs w:val="24"/>
    </w:rPr>
    <w:tblPr>
      <w:tblStyleRowBandSize w:val="1"/>
      <w:tblStyleColBandSize w:val="1"/>
      <w:tblCellMar>
        <w:left w:w="115.0" w:type="dxa"/>
        <w:right w:w="115.0" w:type="dxa"/>
      </w:tblCellMar>
    </w:tblPr>
    <w:tcPr>
      <w:shd w:color="auto" w:fill="edf2f8" w:val="clear"/>
    </w:tcPr>
  </w:style>
  <w:style w:type="table" w:styleId="affff1"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affff2"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affff3"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table" w:styleId="affff4" w:customStyle="1">
    <w:basedOn w:val="TableNormal1"/>
    <w:pPr>
      <w:spacing w:line="240" w:lineRule="auto"/>
    </w:pPr>
    <w:rPr>
      <w:b w:val="1"/>
      <w:sz w:val="24"/>
      <w:szCs w:val="24"/>
    </w:rPr>
    <w:tblPr>
      <w:tblStyleRowBandSize w:val="1"/>
      <w:tblStyleColBandSize w:val="1"/>
      <w:tblCellMar>
        <w:top w:w="100.0" w:type="dxa"/>
        <w:left w:w="100.0" w:type="dxa"/>
        <w:bottom w:w="100.0" w:type="dxa"/>
        <w:right w:w="100.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rFonts w:ascii="Calibri" w:cs="Calibri" w:eastAsia="Calibri" w:hAnsi="Calibri"/>
      <w:b w:val="1"/>
      <w:color w:val="c5591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3" Type="http://schemas.openxmlformats.org/officeDocument/2006/relationships/image" Target="media/image10.png"/><Relationship Id="rId39" Type="http://schemas.openxmlformats.org/officeDocument/2006/relationships/hyperlink" Target="https://www.camara.gov.co/sites/default/files/2020-05/COMISION%20II%20ORDEN%20DEL%20DIA%20MARTES%2012%20DE%20MAYO%20DE%202020.pdf" TargetMode="External"/><Relationship Id="rId18" Type="http://schemas.openxmlformats.org/officeDocument/2006/relationships/image" Target="media/image19.png"/><Relationship Id="rId42" Type="http://schemas.openxmlformats.org/officeDocument/2006/relationships/hyperlink" Target="https://www.minsalud.gov.co/proteccionsocial/promocion-social/Paginas/genero.aspx" TargetMode="External"/><Relationship Id="rId21" Type="http://schemas.openxmlformats.org/officeDocument/2006/relationships/image" Target="media/image21.png"/><Relationship Id="rId34" Type="http://schemas.openxmlformats.org/officeDocument/2006/relationships/image" Target="media/image5.png"/><Relationship Id="rId47" Type="http://schemas.openxmlformats.org/officeDocument/2006/relationships/customXml" Target="../customXML/item2.xml"/><Relationship Id="rId7" Type="http://schemas.openxmlformats.org/officeDocument/2006/relationships/customXml" Target="../customXML/item1.xml"/><Relationship Id="rId2" Type="http://schemas.openxmlformats.org/officeDocument/2006/relationships/comments" Target="comments.xml"/><Relationship Id="rId29" Type="http://schemas.openxmlformats.org/officeDocument/2006/relationships/image" Target="media/image24.png"/><Relationship Id="rId16" Type="http://schemas.openxmlformats.org/officeDocument/2006/relationships/image" Target="media/image29.png"/><Relationship Id="rId40" Type="http://schemas.openxmlformats.org/officeDocument/2006/relationships/hyperlink" Target="https://www.minsalud.gov.co/sites/rid/Lists/BibliotecaDigital/RIDE/VS/PP/SA/abc-entornos-saludables.pdf" TargetMode="External"/><Relationship Id="rId24" Type="http://schemas.openxmlformats.org/officeDocument/2006/relationships/image" Target="media/image9.png"/><Relationship Id="rId45" Type="http://schemas.openxmlformats.org/officeDocument/2006/relationships/header" Target="header1.xml"/><Relationship Id="rId11" Type="http://schemas.openxmlformats.org/officeDocument/2006/relationships/image" Target="media/image23.png"/><Relationship Id="rId32" Type="http://schemas.openxmlformats.org/officeDocument/2006/relationships/image" Target="media/image15.png"/><Relationship Id="rId37" Type="http://schemas.openxmlformats.org/officeDocument/2006/relationships/image" Target="media/image16.png"/><Relationship Id="rId23" Type="http://schemas.openxmlformats.org/officeDocument/2006/relationships/image" Target="media/image17.png"/><Relationship Id="rId28"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7.png"/><Relationship Id="rId36" Type="http://schemas.openxmlformats.org/officeDocument/2006/relationships/image" Target="media/image20.png"/><Relationship Id="rId49" Type="http://schemas.openxmlformats.org/officeDocument/2006/relationships/customXml" Target="../customXML/item4.xml"/><Relationship Id="rId44" Type="http://schemas.openxmlformats.org/officeDocument/2006/relationships/hyperlink" Target="https://www.undp.org/es/sustainable-development-goals" TargetMode="External"/><Relationship Id="rId31" Type="http://schemas.openxmlformats.org/officeDocument/2006/relationships/image" Target="media/image27.png"/><Relationship Id="rId10" Type="http://schemas.openxmlformats.org/officeDocument/2006/relationships/image" Target="media/image25.png"/><Relationship Id="rId19" Type="http://schemas.openxmlformats.org/officeDocument/2006/relationships/image" Target="media/image18.png"/><Relationship Id="rId22" Type="http://schemas.openxmlformats.org/officeDocument/2006/relationships/image" Target="media/image14.png"/><Relationship Id="rId43" Type="http://schemas.openxmlformats.org/officeDocument/2006/relationships/hyperlink" Target="https://www.latinamerica.undp.org/content/rblac/es/home/ourwork/democratic-governance/nuestro-enfoque.html#:~:text=El%20PNUD%20tiene%20un%20enfoque%20doble%20de%20transversalizaci%C3%B3n,implementaci%C3%B3n%20y%20evaluaci%C3%B3n%20de%20pol%C3%ADticas%20p%C3%BAblicas%20y%20programas" TargetMode="External"/><Relationship Id="rId4" Type="http://schemas.openxmlformats.org/officeDocument/2006/relationships/fontTable" Target="fontTable.xml"/><Relationship Id="rId9" Type="http://schemas.openxmlformats.org/officeDocument/2006/relationships/image" Target="media/image1.png"/><Relationship Id="rId27" Type="http://schemas.openxmlformats.org/officeDocument/2006/relationships/image" Target="media/image2.png"/><Relationship Id="rId30" Type="http://schemas.openxmlformats.org/officeDocument/2006/relationships/image" Target="media/image26.png"/><Relationship Id="rId35" Type="http://schemas.openxmlformats.org/officeDocument/2006/relationships/image" Target="media/image4.png"/><Relationship Id="rId14" Type="http://schemas.openxmlformats.org/officeDocument/2006/relationships/image" Target="media/image8.png"/><Relationship Id="rId48" Type="http://schemas.openxmlformats.org/officeDocument/2006/relationships/customXml" Target="../customXML/item3.xml"/><Relationship Id="rId8" Type="http://schemas.microsoft.com/office/2011/relationships/commentsExtended" Target="commentsExtended.xml"/><Relationship Id="rId3" Type="http://schemas.openxmlformats.org/officeDocument/2006/relationships/settings" Target="settings.xml"/><Relationship Id="rId46"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12.png"/><Relationship Id="rId12" Type="http://schemas.openxmlformats.org/officeDocument/2006/relationships/image" Target="media/image6.png"/><Relationship Id="rId17" Type="http://schemas.openxmlformats.org/officeDocument/2006/relationships/image" Target="media/image28.png"/><Relationship Id="rId38" Type="http://schemas.openxmlformats.org/officeDocument/2006/relationships/hyperlink" Target="https://apps.who.int/iris/handle/10665/44391" TargetMode="External"/><Relationship Id="rId20" Type="http://schemas.openxmlformats.org/officeDocument/2006/relationships/image" Target="media/image22.png"/><Relationship Id="rId41" Type="http://schemas.openxmlformats.org/officeDocument/2006/relationships/hyperlink" Target="https://www.minsalud.gov.co/sites/rid/Lists/BibliotecaDigital/RIDE/VS/PP/SA/lineamientos-entornos-nacionales-2016.pdf" TargetMode="External"/><Relationship Id="rId1" Type="http://schemas.openxmlformats.org/officeDocument/2006/relationships/theme" Target="theme/theme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bHqJj3W8eq3JdsUxI5Asl5IJEA==">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</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FB690C42-77CE-4CEE-8DC8-CA263F6515C5}"/>
</file>

<file path=customXML/itemProps3.xml><?xml version="1.0" encoding="utf-8"?>
<ds:datastoreItem xmlns:ds="http://schemas.openxmlformats.org/officeDocument/2006/customXml" ds:itemID="{D41F11E6-130F-43D4-9759-00F532C79439}"/>
</file>

<file path=customXML/itemProps4.xml><?xml version="1.0" encoding="utf-8"?>
<ds:datastoreItem xmlns:ds="http://schemas.openxmlformats.org/officeDocument/2006/customXml" ds:itemID="{07E61E8D-C1B9-43E9-9CC5-CA03484D97A7}"/>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dcterms:created xsi:type="dcterms:W3CDTF">2022-03-26T17:26:00Z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16214700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ies>
</file>